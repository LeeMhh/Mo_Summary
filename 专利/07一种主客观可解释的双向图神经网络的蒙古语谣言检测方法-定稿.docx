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7804E" w14:textId="77777777" w:rsidR="007D56C1" w:rsidRPr="001D561C" w:rsidRDefault="007D56C1" w:rsidP="007D56C1">
      <w:pPr>
        <w:keepNext/>
        <w:widowControl w:val="0"/>
        <w:pBdr>
          <w:bottom w:val="single" w:sz="12" w:space="0" w:color="auto"/>
        </w:pBdr>
        <w:snapToGrid/>
        <w:spacing w:after="60" w:line="360" w:lineRule="auto"/>
        <w:jc w:val="center"/>
        <w:textAlignment w:val="baseline"/>
        <w:outlineLvl w:val="0"/>
        <w:rPr>
          <w:rFonts w:ascii="Times New Roman" w:eastAsiaTheme="minorEastAsia" w:hAnsi="Times New Roman" w:cs="Times New Roman"/>
          <w:sz w:val="32"/>
          <w:szCs w:val="20"/>
        </w:rPr>
      </w:pPr>
      <w:r w:rsidRPr="001D561C">
        <w:rPr>
          <w:rFonts w:ascii="Times New Roman" w:eastAsiaTheme="minorEastAsia" w:hAnsi="Times New Roman" w:cs="Times New Roman"/>
          <w:sz w:val="32"/>
          <w:szCs w:val="20"/>
        </w:rPr>
        <w:t>说</w:t>
      </w:r>
      <w:r w:rsidRPr="001D561C">
        <w:rPr>
          <w:rFonts w:ascii="Times New Roman" w:eastAsiaTheme="minorEastAsia" w:hAnsi="Times New Roman" w:cs="Times New Roman"/>
          <w:sz w:val="32"/>
          <w:szCs w:val="20"/>
        </w:rPr>
        <w:t xml:space="preserve">    </w:t>
      </w:r>
      <w:r w:rsidRPr="001D561C">
        <w:rPr>
          <w:rFonts w:ascii="Times New Roman" w:eastAsiaTheme="minorEastAsia" w:hAnsi="Times New Roman" w:cs="Times New Roman"/>
          <w:sz w:val="32"/>
          <w:szCs w:val="20"/>
        </w:rPr>
        <w:t>明</w:t>
      </w:r>
      <w:r w:rsidRPr="001D561C">
        <w:rPr>
          <w:rFonts w:ascii="Times New Roman" w:eastAsiaTheme="minorEastAsia" w:hAnsi="Times New Roman" w:cs="Times New Roman"/>
          <w:sz w:val="32"/>
          <w:szCs w:val="20"/>
        </w:rPr>
        <w:t xml:space="preserve">    </w:t>
      </w:r>
      <w:r w:rsidRPr="001D561C">
        <w:rPr>
          <w:rFonts w:ascii="Times New Roman" w:eastAsiaTheme="minorEastAsia" w:hAnsi="Times New Roman" w:cs="Times New Roman"/>
          <w:sz w:val="32"/>
          <w:szCs w:val="20"/>
        </w:rPr>
        <w:t>书</w:t>
      </w:r>
      <w:r w:rsidRPr="001D561C">
        <w:rPr>
          <w:rFonts w:ascii="Times New Roman" w:eastAsiaTheme="minorEastAsia" w:hAnsi="Times New Roman" w:cs="Times New Roman"/>
          <w:sz w:val="32"/>
          <w:szCs w:val="20"/>
        </w:rPr>
        <w:t xml:space="preserve">    </w:t>
      </w:r>
      <w:r w:rsidRPr="001D561C">
        <w:rPr>
          <w:rFonts w:ascii="Times New Roman" w:eastAsiaTheme="minorEastAsia" w:hAnsi="Times New Roman" w:cs="Times New Roman"/>
          <w:sz w:val="32"/>
          <w:szCs w:val="20"/>
        </w:rPr>
        <w:t>摘</w:t>
      </w:r>
      <w:r w:rsidRPr="001D561C">
        <w:rPr>
          <w:rFonts w:ascii="Times New Roman" w:eastAsiaTheme="minorEastAsia" w:hAnsi="Times New Roman" w:cs="Times New Roman"/>
          <w:sz w:val="32"/>
          <w:szCs w:val="20"/>
        </w:rPr>
        <w:t xml:space="preserve">    </w:t>
      </w:r>
      <w:r w:rsidRPr="001D561C">
        <w:rPr>
          <w:rFonts w:ascii="Times New Roman" w:eastAsiaTheme="minorEastAsia" w:hAnsi="Times New Roman" w:cs="Times New Roman"/>
          <w:sz w:val="32"/>
          <w:szCs w:val="20"/>
        </w:rPr>
        <w:t>要</w:t>
      </w:r>
    </w:p>
    <w:p w14:paraId="6461DB7E" w14:textId="77777777" w:rsidR="007D56C1" w:rsidRPr="001D561C" w:rsidRDefault="007D56C1" w:rsidP="007D56C1">
      <w:pPr>
        <w:widowControl w:val="0"/>
        <w:snapToGrid/>
        <w:spacing w:after="0" w:line="360" w:lineRule="auto"/>
        <w:textAlignment w:val="baseline"/>
        <w:rPr>
          <w:rFonts w:ascii="Times New Roman" w:eastAsiaTheme="minorEastAsia" w:hAnsi="Times New Roman" w:cs="Times New Roman"/>
          <w:sz w:val="6"/>
          <w:szCs w:val="20"/>
          <w:u w:val="single"/>
        </w:rPr>
      </w:pPr>
    </w:p>
    <w:p w14:paraId="4A099FAC" w14:textId="0EAAFE6E" w:rsidR="00B818B3" w:rsidRPr="001D561C" w:rsidRDefault="00B818B3" w:rsidP="00B818B3">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Pr>
          <w:rFonts w:ascii="Times New Roman" w:eastAsiaTheme="minorEastAsia" w:hAnsi="Times New Roman" w:cs="Times New Roman"/>
          <w:sz w:val="28"/>
          <w:szCs w:val="20"/>
        </w:rPr>
        <w:t>一种主客观可解释的双向图神经网络的蒙古语谣言检测方法，</w:t>
      </w:r>
      <w:r w:rsidRPr="001D561C">
        <w:rPr>
          <w:rFonts w:ascii="Times New Roman" w:eastAsiaTheme="minorEastAsia" w:hAnsi="Times New Roman" w:cs="Times New Roman" w:hint="eastAsia"/>
          <w:sz w:val="28"/>
          <w:szCs w:val="28"/>
        </w:rPr>
        <w:t>利用</w:t>
      </w:r>
      <w:r>
        <w:rPr>
          <w:rFonts w:ascii="Times New Roman" w:eastAsiaTheme="minorEastAsia" w:hAnsi="Times New Roman" w:cs="Times New Roman" w:hint="eastAsia"/>
          <w:sz w:val="28"/>
          <w:szCs w:val="28"/>
        </w:rPr>
        <w:t>证据检索模块</w:t>
      </w:r>
      <w:r w:rsidRPr="008A2EC1">
        <w:rPr>
          <w:rFonts w:ascii="Times New Roman" w:eastAsiaTheme="minorEastAsia" w:hAnsi="Times New Roman" w:cs="Times New Roman"/>
          <w:sz w:val="28"/>
          <w:szCs w:val="28"/>
        </w:rPr>
        <w:t>检索证据，</w:t>
      </w:r>
      <w:r w:rsidR="00F1137B">
        <w:rPr>
          <w:rFonts w:ascii="Times New Roman" w:eastAsiaTheme="minorEastAsia" w:hAnsi="Times New Roman" w:cs="Times New Roman"/>
          <w:sz w:val="28"/>
          <w:szCs w:val="28"/>
        </w:rPr>
        <w:t>包含</w:t>
      </w:r>
      <w:r w:rsidRPr="001D561C">
        <w:rPr>
          <w:rFonts w:ascii="Times New Roman" w:eastAsiaTheme="minorEastAsia" w:hAnsi="Times New Roman" w:cs="Times New Roman"/>
          <w:sz w:val="28"/>
          <w:szCs w:val="28"/>
        </w:rPr>
        <w:t>文档检索</w:t>
      </w:r>
      <w:r w:rsidRPr="001D561C">
        <w:rPr>
          <w:rFonts w:ascii="Times New Roman" w:eastAsiaTheme="minorEastAsia" w:hAnsi="Times New Roman" w:cs="Times New Roman" w:hint="eastAsia"/>
          <w:sz w:val="28"/>
          <w:szCs w:val="28"/>
        </w:rPr>
        <w:t>、</w:t>
      </w:r>
      <w:r>
        <w:rPr>
          <w:rFonts w:ascii="Times New Roman" w:eastAsiaTheme="minorEastAsia" w:hAnsi="Times New Roman" w:cs="Times New Roman" w:hint="eastAsia"/>
          <w:sz w:val="28"/>
          <w:szCs w:val="28"/>
        </w:rPr>
        <w:t>证据检索</w:t>
      </w:r>
      <w:r w:rsidRPr="001D561C">
        <w:rPr>
          <w:rFonts w:ascii="Times New Roman" w:eastAsiaTheme="minorEastAsia" w:hAnsi="Times New Roman" w:cs="Times New Roman" w:hint="eastAsia"/>
          <w:sz w:val="28"/>
          <w:szCs w:val="28"/>
        </w:rPr>
        <w:t>和声明</w:t>
      </w:r>
      <w:r w:rsidRPr="001D561C">
        <w:rPr>
          <w:rFonts w:ascii="Times New Roman" w:eastAsiaTheme="minorEastAsia" w:hAnsi="Times New Roman" w:cs="Times New Roman"/>
          <w:sz w:val="28"/>
          <w:szCs w:val="28"/>
        </w:rPr>
        <w:t>验证；构造双向树</w:t>
      </w:r>
      <w:r w:rsidRPr="008A2EC1">
        <w:rPr>
          <w:rFonts w:ascii="Times New Roman" w:eastAsiaTheme="minorEastAsia" w:hAnsi="Times New Roman" w:cs="Times New Roman"/>
          <w:sz w:val="28"/>
          <w:szCs w:val="28"/>
        </w:rPr>
        <w:t>形图和证据星形图两个异构图</w:t>
      </w:r>
      <w:r w:rsidRPr="008A2EC1">
        <w:rPr>
          <w:rFonts w:ascii="Times New Roman" w:eastAsiaTheme="minorEastAsia" w:hAnsi="Times New Roman" w:cs="Times New Roman" w:hint="eastAsia"/>
          <w:sz w:val="28"/>
          <w:szCs w:val="28"/>
        </w:rPr>
        <w:t>，</w:t>
      </w:r>
      <w:r w:rsidRPr="008A2EC1">
        <w:rPr>
          <w:rFonts w:ascii="Times New Roman" w:eastAsiaTheme="minorEastAsia" w:hAnsi="Times New Roman" w:cs="Times New Roman"/>
          <w:sz w:val="28"/>
          <w:szCs w:val="28"/>
        </w:rPr>
        <w:t>双向树形图利用具有自顶向下的谣言传播有向图的图卷积神经网络学习谣言传播模式；利用具有自底向上的谣言扩散图的图卷积神经网络捕获谣言扩散模式</w:t>
      </w:r>
      <w:r>
        <w:rPr>
          <w:rFonts w:ascii="Times New Roman" w:eastAsiaTheme="minorEastAsia" w:hAnsi="Times New Roman" w:cs="Times New Roman" w:hint="eastAsia"/>
          <w:sz w:val="28"/>
          <w:szCs w:val="28"/>
        </w:rPr>
        <w:t>；</w:t>
      </w:r>
      <w:r w:rsidRPr="008A2EC1">
        <w:rPr>
          <w:rFonts w:ascii="Times New Roman" w:eastAsiaTheme="minorEastAsia" w:hAnsi="Times New Roman" w:cs="Times New Roman" w:hint="eastAsia"/>
          <w:sz w:val="28"/>
          <w:szCs w:val="28"/>
        </w:rPr>
        <w:t>证据星形图中，</w:t>
      </w:r>
      <w:r w:rsidRPr="008A2EC1">
        <w:rPr>
          <w:rFonts w:ascii="Times New Roman" w:eastAsiaTheme="minorEastAsia" w:hAnsi="Times New Roman" w:cs="Times New Roman"/>
          <w:sz w:val="28"/>
          <w:szCs w:val="28"/>
        </w:rPr>
        <w:t>将</w:t>
      </w:r>
      <w:r>
        <w:rPr>
          <w:rFonts w:ascii="Times New Roman" w:eastAsiaTheme="minorEastAsia" w:hAnsi="Times New Roman" w:cs="Times New Roman" w:hint="eastAsia"/>
          <w:sz w:val="28"/>
          <w:szCs w:val="28"/>
        </w:rPr>
        <w:t>源帖子即检测对象</w:t>
      </w:r>
      <w:r>
        <w:rPr>
          <w:rFonts w:ascii="Times New Roman" w:eastAsiaTheme="minorEastAsia" w:hAnsi="Times New Roman" w:cs="Times New Roman"/>
          <w:sz w:val="28"/>
          <w:szCs w:val="28"/>
        </w:rPr>
        <w:t>位于中心，</w:t>
      </w:r>
      <w:r w:rsidRPr="008A2EC1">
        <w:rPr>
          <w:rFonts w:ascii="Times New Roman" w:eastAsiaTheme="minorEastAsia" w:hAnsi="Times New Roman" w:cs="Times New Roman"/>
          <w:sz w:val="28"/>
          <w:szCs w:val="28"/>
        </w:rPr>
        <w:t>证据节点围绕其周围，表示星形结构中的一个角度</w:t>
      </w:r>
      <w:r w:rsidRPr="008A2EC1">
        <w:rPr>
          <w:rFonts w:ascii="Times New Roman" w:eastAsiaTheme="minorEastAsia" w:hAnsi="Times New Roman" w:cs="Times New Roman" w:hint="eastAsia"/>
          <w:sz w:val="28"/>
          <w:szCs w:val="28"/>
        </w:rPr>
        <w:t>；</w:t>
      </w:r>
      <w:r>
        <w:rPr>
          <w:rFonts w:ascii="Times New Roman" w:eastAsiaTheme="minorEastAsia" w:hAnsi="Times New Roman" w:cs="Times New Roman"/>
          <w:sz w:val="28"/>
          <w:szCs w:val="28"/>
        </w:rPr>
        <w:t>基于</w:t>
      </w:r>
      <w:r w:rsidRPr="001D561C">
        <w:rPr>
          <w:rFonts w:ascii="Times New Roman" w:eastAsiaTheme="minorEastAsia" w:hAnsi="Times New Roman" w:cs="Times New Roman"/>
          <w:sz w:val="28"/>
          <w:szCs w:val="28"/>
        </w:rPr>
        <w:t>双向树形图构造谣言检测模型</w:t>
      </w:r>
      <w:r w:rsidRPr="001D561C">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基于双向树结构和星形结构的信息传输的</w:t>
      </w:r>
      <w:r w:rsidRPr="001D561C">
        <w:rPr>
          <w:rFonts w:ascii="Times New Roman" w:eastAsiaTheme="minorEastAsia" w:hAnsi="Times New Roman" w:cs="Times New Roman"/>
          <w:sz w:val="28"/>
          <w:szCs w:val="28"/>
        </w:rPr>
        <w:t>K</w:t>
      </w:r>
      <w:r w:rsidRPr="001D561C">
        <w:rPr>
          <w:rFonts w:ascii="Times New Roman" w:eastAsiaTheme="minorEastAsia" w:hAnsi="Times New Roman" w:cs="Times New Roman"/>
          <w:sz w:val="28"/>
          <w:szCs w:val="28"/>
        </w:rPr>
        <w:t>次迭代后，得到两种嵌入结果的最终表示</w:t>
      </w:r>
      <w:r w:rsidRPr="001D561C">
        <w:rPr>
          <w:rFonts w:ascii="Times New Roman" w:eastAsiaTheme="minorEastAsia" w:hAnsi="Times New Roman" w:cs="Times New Roman" w:hint="eastAsia"/>
          <w:sz w:val="28"/>
          <w:szCs w:val="28"/>
        </w:rPr>
        <w:t>，</w:t>
      </w:r>
      <w:r w:rsidR="00F1137B">
        <w:rPr>
          <w:rFonts w:ascii="Times New Roman" w:eastAsiaTheme="minorEastAsia" w:hAnsi="Times New Roman" w:cs="Times New Roman"/>
          <w:sz w:val="28"/>
          <w:szCs w:val="28"/>
        </w:rPr>
        <w:t>将</w:t>
      </w:r>
      <w:r w:rsidR="00F1137B">
        <w:rPr>
          <w:rFonts w:ascii="Times New Roman" w:eastAsiaTheme="minorEastAsia" w:hAnsi="Times New Roman" w:cs="Times New Roman" w:hint="eastAsia"/>
          <w:sz w:val="28"/>
          <w:szCs w:val="28"/>
        </w:rPr>
        <w:t>其</w:t>
      </w:r>
      <w:r w:rsidR="00F1137B">
        <w:rPr>
          <w:rFonts w:ascii="Times New Roman" w:eastAsiaTheme="minorEastAsia" w:hAnsi="Times New Roman" w:cs="Times New Roman"/>
          <w:sz w:val="28"/>
          <w:szCs w:val="28"/>
        </w:rPr>
        <w:t>连接</w:t>
      </w:r>
      <w:r w:rsidRPr="001D561C">
        <w:rPr>
          <w:rFonts w:ascii="Times New Roman" w:eastAsiaTheme="minorEastAsia" w:hAnsi="Times New Roman" w:cs="Times New Roman"/>
          <w:sz w:val="28"/>
          <w:szCs w:val="28"/>
        </w:rPr>
        <w:t>后传递到多层感知机中进行最终预测</w:t>
      </w:r>
      <w:r w:rsidRPr="001D561C">
        <w:rPr>
          <w:rFonts w:ascii="Times New Roman" w:eastAsiaTheme="minorEastAsia" w:hAnsi="Times New Roman" w:cs="Times New Roman" w:hint="eastAsia"/>
          <w:sz w:val="28"/>
          <w:szCs w:val="28"/>
        </w:rPr>
        <w:t>；利用该模型</w:t>
      </w:r>
      <w:r>
        <w:rPr>
          <w:rFonts w:ascii="Times New Roman" w:eastAsiaTheme="minorEastAsia" w:hAnsi="Times New Roman" w:cs="Times New Roman" w:hint="eastAsia"/>
          <w:sz w:val="28"/>
          <w:szCs w:val="28"/>
        </w:rPr>
        <w:t>可</w:t>
      </w:r>
      <w:r w:rsidRPr="001D561C">
        <w:rPr>
          <w:rFonts w:ascii="Times New Roman" w:eastAsiaTheme="minorEastAsia" w:hAnsi="Times New Roman" w:cs="Times New Roman" w:hint="eastAsia"/>
          <w:sz w:val="28"/>
          <w:szCs w:val="28"/>
        </w:rPr>
        <w:t>进行蒙古语谣言检测并得到分类标签和证据解释。</w:t>
      </w:r>
    </w:p>
    <w:p w14:paraId="192E6298" w14:textId="77777777" w:rsidR="007D56C1" w:rsidRPr="00B818B3" w:rsidRDefault="007D56C1" w:rsidP="00103D3F">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p>
    <w:p w14:paraId="1076E0C4" w14:textId="77777777" w:rsidR="00F1137B" w:rsidRDefault="00F1137B" w:rsidP="00B818B3">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p>
    <w:p w14:paraId="23891153" w14:textId="77777777" w:rsidR="007D56C1" w:rsidRDefault="007D56C1" w:rsidP="00103D3F">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p>
    <w:p w14:paraId="3B997048" w14:textId="77777777" w:rsidR="00F1137B" w:rsidRPr="00B818B3" w:rsidRDefault="00F1137B" w:rsidP="00103D3F">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p>
    <w:p w14:paraId="5C6A6827" w14:textId="77777777" w:rsidR="007D56C1" w:rsidRPr="001D561C" w:rsidRDefault="007D56C1" w:rsidP="007D56C1">
      <w:pPr>
        <w:widowControl w:val="0"/>
        <w:snapToGrid/>
        <w:spacing w:after="0" w:line="360" w:lineRule="auto"/>
        <w:ind w:firstLineChars="200" w:firstLine="560"/>
        <w:textAlignment w:val="baseline"/>
        <w:rPr>
          <w:rFonts w:ascii="Times New Roman" w:eastAsiaTheme="minorEastAsia" w:hAnsi="Times New Roman" w:cs="Times New Roman"/>
          <w:sz w:val="28"/>
          <w:szCs w:val="20"/>
        </w:rPr>
      </w:pPr>
    </w:p>
    <w:p w14:paraId="792A998C" w14:textId="77777777" w:rsidR="007D56C1" w:rsidRPr="001D561C" w:rsidRDefault="007D56C1" w:rsidP="007D56C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sectPr w:rsidR="007D56C1" w:rsidRPr="001D561C" w:rsidSect="008A0467">
          <w:headerReference w:type="default" r:id="rId7"/>
          <w:footerReference w:type="even" r:id="rId8"/>
          <w:pgSz w:w="11907" w:h="16840"/>
          <w:pgMar w:top="1418" w:right="851" w:bottom="851" w:left="1418" w:header="0" w:footer="851" w:gutter="0"/>
          <w:pgNumType w:start="1"/>
          <w:cols w:space="720"/>
          <w:docGrid w:linePitch="353"/>
        </w:sectPr>
      </w:pPr>
    </w:p>
    <w:p w14:paraId="725199F3" w14:textId="77777777" w:rsidR="007D56C1" w:rsidRPr="001D561C" w:rsidRDefault="007D56C1" w:rsidP="007D56C1">
      <w:pPr>
        <w:keepNext/>
        <w:widowControl w:val="0"/>
        <w:pBdr>
          <w:bottom w:val="single" w:sz="12" w:space="0" w:color="auto"/>
        </w:pBdr>
        <w:snapToGrid/>
        <w:spacing w:after="60" w:line="360" w:lineRule="auto"/>
        <w:jc w:val="center"/>
        <w:textAlignment w:val="baseline"/>
        <w:outlineLvl w:val="0"/>
        <w:rPr>
          <w:rFonts w:ascii="Times New Roman" w:eastAsiaTheme="minorEastAsia" w:hAnsi="Times New Roman" w:cs="Times New Roman"/>
          <w:sz w:val="32"/>
          <w:szCs w:val="20"/>
        </w:rPr>
      </w:pPr>
      <w:r w:rsidRPr="001D561C">
        <w:rPr>
          <w:rFonts w:ascii="Times New Roman" w:eastAsiaTheme="minorEastAsia" w:hAnsi="Times New Roman" w:cs="Times New Roman"/>
          <w:sz w:val="32"/>
          <w:szCs w:val="20"/>
        </w:rPr>
        <w:lastRenderedPageBreak/>
        <w:t>摘</w:t>
      </w:r>
      <w:r w:rsidRPr="001D561C">
        <w:rPr>
          <w:rFonts w:ascii="Times New Roman" w:eastAsiaTheme="minorEastAsia" w:hAnsi="Times New Roman" w:cs="Times New Roman"/>
          <w:sz w:val="32"/>
          <w:szCs w:val="20"/>
        </w:rPr>
        <w:t xml:space="preserve">    </w:t>
      </w:r>
      <w:r w:rsidRPr="001D561C">
        <w:rPr>
          <w:rFonts w:ascii="Times New Roman" w:eastAsiaTheme="minorEastAsia" w:hAnsi="Times New Roman" w:cs="Times New Roman"/>
          <w:sz w:val="32"/>
          <w:szCs w:val="20"/>
        </w:rPr>
        <w:t>要</w:t>
      </w:r>
      <w:r w:rsidRPr="001D561C">
        <w:rPr>
          <w:rFonts w:ascii="Times New Roman" w:eastAsiaTheme="minorEastAsia" w:hAnsi="Times New Roman" w:cs="Times New Roman"/>
          <w:sz w:val="32"/>
          <w:szCs w:val="20"/>
        </w:rPr>
        <w:t xml:space="preserve">    </w:t>
      </w:r>
      <w:r w:rsidRPr="001D561C">
        <w:rPr>
          <w:rFonts w:ascii="Times New Roman" w:eastAsiaTheme="minorEastAsia" w:hAnsi="Times New Roman" w:cs="Times New Roman"/>
          <w:sz w:val="32"/>
          <w:szCs w:val="20"/>
        </w:rPr>
        <w:t>附</w:t>
      </w:r>
      <w:r w:rsidRPr="001D561C">
        <w:rPr>
          <w:rFonts w:ascii="Times New Roman" w:eastAsiaTheme="minorEastAsia" w:hAnsi="Times New Roman" w:cs="Times New Roman"/>
          <w:sz w:val="32"/>
          <w:szCs w:val="20"/>
        </w:rPr>
        <w:t xml:space="preserve">    </w:t>
      </w:r>
      <w:r w:rsidRPr="001D561C">
        <w:rPr>
          <w:rFonts w:ascii="Times New Roman" w:eastAsiaTheme="minorEastAsia" w:hAnsi="Times New Roman" w:cs="Times New Roman"/>
          <w:sz w:val="32"/>
          <w:szCs w:val="20"/>
        </w:rPr>
        <w:t>图</w:t>
      </w:r>
    </w:p>
    <w:p w14:paraId="3F8BF67D" w14:textId="77777777" w:rsidR="007D56C1" w:rsidRPr="001D561C" w:rsidRDefault="007D56C1" w:rsidP="007D56C1">
      <w:pPr>
        <w:widowControl w:val="0"/>
        <w:snapToGrid/>
        <w:spacing w:after="0" w:line="360" w:lineRule="auto"/>
        <w:textAlignment w:val="baseline"/>
        <w:rPr>
          <w:rFonts w:ascii="Times New Roman" w:eastAsiaTheme="minorEastAsia" w:hAnsi="Times New Roman" w:cs="Times New Roman"/>
          <w:sz w:val="6"/>
          <w:szCs w:val="20"/>
          <w:u w:val="single"/>
        </w:rPr>
      </w:pPr>
    </w:p>
    <w:p w14:paraId="777BF2F2" w14:textId="77777777" w:rsidR="007D56C1" w:rsidRPr="001D561C" w:rsidRDefault="007D56C1" w:rsidP="007D56C1">
      <w:pPr>
        <w:widowControl w:val="0"/>
        <w:snapToGrid/>
        <w:spacing w:after="0" w:line="360" w:lineRule="auto"/>
        <w:jc w:val="center"/>
        <w:textAlignment w:val="baseline"/>
        <w:rPr>
          <w:rFonts w:ascii="Times New Roman" w:eastAsiaTheme="minorEastAsia" w:hAnsi="Times New Roman" w:cs="Times New Roman"/>
          <w:sz w:val="28"/>
          <w:szCs w:val="28"/>
        </w:rPr>
      </w:pPr>
    </w:p>
    <w:p w14:paraId="69243070" w14:textId="52EFF028" w:rsidR="007D56C1" w:rsidRPr="001D561C" w:rsidRDefault="00F1137B" w:rsidP="007D56C1">
      <w:pPr>
        <w:widowControl w:val="0"/>
        <w:snapToGrid/>
        <w:spacing w:after="0" w:line="360" w:lineRule="auto"/>
        <w:jc w:val="center"/>
        <w:textAlignment w:val="baseline"/>
        <w:rPr>
          <w:rFonts w:ascii="Times New Roman" w:eastAsiaTheme="minorEastAsia" w:hAnsi="Times New Roman" w:cs="Times New Roman"/>
          <w:sz w:val="28"/>
          <w:szCs w:val="20"/>
        </w:rPr>
      </w:pPr>
      <w:r>
        <w:rPr>
          <w:rFonts w:ascii="Times New Roman" w:eastAsiaTheme="minorEastAsia" w:hAnsi="Times New Roman" w:cs="Times New Roman"/>
          <w:sz w:val="28"/>
          <w:szCs w:val="20"/>
        </w:rPr>
        <w:t>图</w:t>
      </w:r>
      <w:r>
        <w:rPr>
          <w:rFonts w:ascii="Times New Roman" w:eastAsiaTheme="minorEastAsia" w:hAnsi="Times New Roman" w:cs="Times New Roman" w:hint="eastAsia"/>
          <w:sz w:val="28"/>
          <w:szCs w:val="20"/>
        </w:rPr>
        <w:t>1</w:t>
      </w:r>
    </w:p>
    <w:p w14:paraId="2C6322B6" w14:textId="77777777" w:rsidR="007D56C1" w:rsidRPr="001D561C" w:rsidRDefault="007D56C1" w:rsidP="007D56C1">
      <w:pPr>
        <w:widowControl w:val="0"/>
        <w:snapToGrid/>
        <w:spacing w:after="0" w:line="398" w:lineRule="exact"/>
        <w:ind w:firstLine="397"/>
        <w:textAlignment w:val="baseline"/>
        <w:rPr>
          <w:rFonts w:ascii="Times New Roman" w:eastAsiaTheme="minorEastAsia" w:hAnsi="Times New Roman" w:cs="Times New Roman"/>
          <w:sz w:val="28"/>
          <w:szCs w:val="28"/>
        </w:rPr>
      </w:pPr>
    </w:p>
    <w:p w14:paraId="72377AC7" w14:textId="77777777" w:rsidR="007D56C1" w:rsidRPr="001D561C" w:rsidRDefault="007D56C1" w:rsidP="007D56C1">
      <w:pPr>
        <w:widowControl w:val="0"/>
        <w:snapToGrid/>
        <w:spacing w:after="0" w:line="398" w:lineRule="exact"/>
        <w:ind w:firstLine="397"/>
        <w:textAlignment w:val="baseline"/>
        <w:rPr>
          <w:rFonts w:ascii="Times New Roman" w:eastAsiaTheme="minorEastAsia" w:hAnsi="Times New Roman" w:cs="Times New Roman"/>
          <w:sz w:val="26"/>
          <w:szCs w:val="20"/>
        </w:rPr>
        <w:sectPr w:rsidR="007D56C1" w:rsidRPr="001D561C" w:rsidSect="008A0467">
          <w:pgSz w:w="11907" w:h="16840"/>
          <w:pgMar w:top="1418" w:right="851" w:bottom="851" w:left="1418" w:header="0" w:footer="851" w:gutter="0"/>
          <w:pgNumType w:start="1"/>
          <w:cols w:space="720"/>
          <w:docGrid w:linePitch="353"/>
        </w:sectPr>
      </w:pPr>
    </w:p>
    <w:p w14:paraId="556E1C41" w14:textId="77777777" w:rsidR="007D56C1" w:rsidRPr="001D561C" w:rsidRDefault="007D56C1" w:rsidP="007D56C1">
      <w:pPr>
        <w:keepNext/>
        <w:keepLines/>
        <w:widowControl w:val="0"/>
        <w:pBdr>
          <w:bottom w:val="single" w:sz="12" w:space="0" w:color="auto"/>
        </w:pBdr>
        <w:snapToGrid/>
        <w:spacing w:after="60" w:line="360" w:lineRule="auto"/>
        <w:jc w:val="center"/>
        <w:textAlignment w:val="baseline"/>
        <w:outlineLvl w:val="0"/>
        <w:rPr>
          <w:rFonts w:ascii="Times New Roman" w:eastAsiaTheme="minorEastAsia" w:hAnsi="Times New Roman" w:cs="Times New Roman"/>
          <w:sz w:val="32"/>
          <w:szCs w:val="20"/>
        </w:rPr>
      </w:pPr>
      <w:r w:rsidRPr="001D561C">
        <w:rPr>
          <w:rFonts w:ascii="Times New Roman" w:eastAsiaTheme="minorEastAsia" w:hAnsi="Times New Roman" w:cs="Times New Roman"/>
          <w:sz w:val="32"/>
          <w:szCs w:val="20"/>
        </w:rPr>
        <w:lastRenderedPageBreak/>
        <w:t>权</w:t>
      </w:r>
      <w:r w:rsidRPr="001D561C">
        <w:rPr>
          <w:rFonts w:ascii="Times New Roman" w:eastAsiaTheme="minorEastAsia" w:hAnsi="Times New Roman" w:cs="Times New Roman"/>
          <w:sz w:val="32"/>
          <w:szCs w:val="20"/>
        </w:rPr>
        <w:t xml:space="preserve">    </w:t>
      </w:r>
      <w:r w:rsidRPr="001D561C">
        <w:rPr>
          <w:rFonts w:ascii="Times New Roman" w:eastAsiaTheme="minorEastAsia" w:hAnsi="Times New Roman" w:cs="Times New Roman"/>
          <w:sz w:val="32"/>
          <w:szCs w:val="20"/>
        </w:rPr>
        <w:t>利</w:t>
      </w:r>
      <w:r w:rsidRPr="001D561C">
        <w:rPr>
          <w:rFonts w:ascii="Times New Roman" w:eastAsiaTheme="minorEastAsia" w:hAnsi="Times New Roman" w:cs="Times New Roman"/>
          <w:sz w:val="32"/>
          <w:szCs w:val="20"/>
        </w:rPr>
        <w:t xml:space="preserve">    </w:t>
      </w:r>
      <w:r w:rsidRPr="001D561C">
        <w:rPr>
          <w:rFonts w:ascii="Times New Roman" w:eastAsiaTheme="minorEastAsia" w:hAnsi="Times New Roman" w:cs="Times New Roman"/>
          <w:sz w:val="32"/>
          <w:szCs w:val="20"/>
        </w:rPr>
        <w:t>要</w:t>
      </w:r>
      <w:r w:rsidRPr="001D561C">
        <w:rPr>
          <w:rFonts w:ascii="Times New Roman" w:eastAsiaTheme="minorEastAsia" w:hAnsi="Times New Roman" w:cs="Times New Roman"/>
          <w:sz w:val="32"/>
          <w:szCs w:val="20"/>
        </w:rPr>
        <w:t xml:space="preserve">    </w:t>
      </w:r>
      <w:r w:rsidRPr="001D561C">
        <w:rPr>
          <w:rFonts w:ascii="Times New Roman" w:eastAsiaTheme="minorEastAsia" w:hAnsi="Times New Roman" w:cs="Times New Roman"/>
          <w:sz w:val="32"/>
          <w:szCs w:val="20"/>
        </w:rPr>
        <w:t>求</w:t>
      </w:r>
      <w:r w:rsidRPr="001D561C">
        <w:rPr>
          <w:rFonts w:ascii="Times New Roman" w:eastAsiaTheme="minorEastAsia" w:hAnsi="Times New Roman" w:cs="Times New Roman"/>
          <w:sz w:val="32"/>
          <w:szCs w:val="20"/>
        </w:rPr>
        <w:t xml:space="preserve">    </w:t>
      </w:r>
      <w:r w:rsidRPr="001D561C">
        <w:rPr>
          <w:rFonts w:ascii="Times New Roman" w:eastAsiaTheme="minorEastAsia" w:hAnsi="Times New Roman" w:cs="Times New Roman"/>
          <w:sz w:val="32"/>
          <w:szCs w:val="20"/>
        </w:rPr>
        <w:t>书</w:t>
      </w:r>
    </w:p>
    <w:p w14:paraId="7C3EBC1B" w14:textId="77777777" w:rsidR="007D56C1" w:rsidRPr="001D561C" w:rsidRDefault="007D56C1" w:rsidP="00103D3F">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p>
    <w:p w14:paraId="0DC3577D" w14:textId="77777777" w:rsidR="007D56C1" w:rsidRPr="001D561C" w:rsidRDefault="007D56C1" w:rsidP="001629BA">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sz w:val="28"/>
          <w:szCs w:val="20"/>
        </w:rPr>
        <w:t>1</w:t>
      </w:r>
      <w:r w:rsidRPr="001D561C">
        <w:rPr>
          <w:rFonts w:ascii="Times New Roman" w:eastAsiaTheme="minorEastAsia" w:hAnsi="Times New Roman" w:cs="Times New Roman"/>
          <w:sz w:val="28"/>
          <w:szCs w:val="20"/>
        </w:rPr>
        <w:t>、一种</w:t>
      </w:r>
      <w:r w:rsidR="00521E2E" w:rsidRPr="001D561C">
        <w:rPr>
          <w:rFonts w:ascii="Times New Roman" w:eastAsiaTheme="minorEastAsia" w:hAnsi="Times New Roman" w:cs="Times New Roman"/>
          <w:sz w:val="28"/>
          <w:szCs w:val="20"/>
        </w:rPr>
        <w:t>主客观可解释的双向图神经网络的蒙古语谣言检测方法</w:t>
      </w:r>
      <w:r w:rsidRPr="001D561C">
        <w:rPr>
          <w:rFonts w:ascii="Times New Roman" w:eastAsiaTheme="minorEastAsia" w:hAnsi="Times New Roman" w:cs="Times New Roman"/>
          <w:sz w:val="28"/>
          <w:szCs w:val="20"/>
        </w:rPr>
        <w:t>，其特征在于，包括</w:t>
      </w:r>
      <w:r w:rsidR="00827445" w:rsidRPr="001D561C">
        <w:rPr>
          <w:rFonts w:ascii="Times New Roman" w:eastAsiaTheme="minorEastAsia" w:hAnsi="Times New Roman" w:cs="Times New Roman"/>
          <w:sz w:val="28"/>
          <w:szCs w:val="20"/>
        </w:rPr>
        <w:t>如下步骤</w:t>
      </w:r>
      <w:r w:rsidRPr="001D561C">
        <w:rPr>
          <w:rFonts w:ascii="Times New Roman" w:eastAsiaTheme="minorEastAsia" w:hAnsi="Times New Roman" w:cs="Times New Roman"/>
          <w:sz w:val="28"/>
          <w:szCs w:val="20"/>
        </w:rPr>
        <w:t>：</w:t>
      </w:r>
    </w:p>
    <w:p w14:paraId="10B27A91" w14:textId="551C848E" w:rsidR="00B963D0" w:rsidRPr="001D561C" w:rsidRDefault="00B60CD7" w:rsidP="001D561C">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sz w:val="28"/>
          <w:szCs w:val="28"/>
        </w:rPr>
        <w:t>1</w:t>
      </w:r>
      <w:r w:rsidRPr="001D561C">
        <w:rPr>
          <w:rFonts w:ascii="Times New Roman" w:eastAsiaTheme="minorEastAsia" w:hAnsi="Times New Roman" w:cs="Times New Roman"/>
          <w:sz w:val="28"/>
          <w:szCs w:val="28"/>
        </w:rPr>
        <w:t>，</w:t>
      </w:r>
      <w:r w:rsidR="00217CEC" w:rsidRPr="001D561C">
        <w:rPr>
          <w:rFonts w:ascii="Times New Roman" w:eastAsiaTheme="minorEastAsia" w:hAnsi="Times New Roman" w:cs="Times New Roman" w:hint="eastAsia"/>
          <w:sz w:val="28"/>
          <w:szCs w:val="28"/>
        </w:rPr>
        <w:t>利用</w:t>
      </w:r>
      <w:r w:rsidR="00F10A57">
        <w:rPr>
          <w:rFonts w:ascii="Times New Roman" w:eastAsiaTheme="minorEastAsia" w:hAnsi="Times New Roman" w:cs="Times New Roman" w:hint="eastAsia"/>
          <w:sz w:val="28"/>
          <w:szCs w:val="28"/>
        </w:rPr>
        <w:t>证据检索模块</w:t>
      </w:r>
      <w:r w:rsidRPr="008A2EC1">
        <w:rPr>
          <w:rFonts w:ascii="Times New Roman" w:eastAsiaTheme="minorEastAsia" w:hAnsi="Times New Roman" w:cs="Times New Roman"/>
          <w:sz w:val="28"/>
          <w:szCs w:val="28"/>
        </w:rPr>
        <w:t>检索证据，</w:t>
      </w:r>
      <w:r w:rsidRPr="001D561C">
        <w:rPr>
          <w:rFonts w:ascii="Times New Roman" w:eastAsiaTheme="minorEastAsia" w:hAnsi="Times New Roman" w:cs="Times New Roman"/>
          <w:sz w:val="28"/>
          <w:szCs w:val="28"/>
        </w:rPr>
        <w:t>包含三步</w:t>
      </w:r>
      <w:r w:rsidR="008068B0" w:rsidRPr="001D561C">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文档检索</w:t>
      </w:r>
      <w:r w:rsidR="008068B0" w:rsidRPr="001D561C">
        <w:rPr>
          <w:rFonts w:ascii="Times New Roman" w:eastAsiaTheme="minorEastAsia" w:hAnsi="Times New Roman" w:cs="Times New Roman" w:hint="eastAsia"/>
          <w:sz w:val="28"/>
          <w:szCs w:val="28"/>
        </w:rPr>
        <w:t>、</w:t>
      </w:r>
      <w:r w:rsidR="008754D4">
        <w:rPr>
          <w:rFonts w:ascii="Times New Roman" w:eastAsiaTheme="minorEastAsia" w:hAnsi="Times New Roman" w:cs="Times New Roman" w:hint="eastAsia"/>
          <w:sz w:val="28"/>
          <w:szCs w:val="28"/>
        </w:rPr>
        <w:t>证据检索</w:t>
      </w:r>
      <w:r w:rsidR="008068B0" w:rsidRPr="001D561C">
        <w:rPr>
          <w:rFonts w:ascii="Times New Roman" w:eastAsiaTheme="minorEastAsia" w:hAnsi="Times New Roman" w:cs="Times New Roman" w:hint="eastAsia"/>
          <w:sz w:val="28"/>
          <w:szCs w:val="28"/>
        </w:rPr>
        <w:t>和</w:t>
      </w:r>
      <w:r w:rsidR="00426154" w:rsidRPr="001D561C">
        <w:rPr>
          <w:rFonts w:ascii="Times New Roman" w:eastAsiaTheme="minorEastAsia" w:hAnsi="Times New Roman" w:cs="Times New Roman" w:hint="eastAsia"/>
          <w:sz w:val="28"/>
          <w:szCs w:val="28"/>
        </w:rPr>
        <w:t>声明</w:t>
      </w:r>
      <w:r w:rsidRPr="001D561C">
        <w:rPr>
          <w:rFonts w:ascii="Times New Roman" w:eastAsiaTheme="minorEastAsia" w:hAnsi="Times New Roman" w:cs="Times New Roman"/>
          <w:sz w:val="28"/>
          <w:szCs w:val="28"/>
        </w:rPr>
        <w:t>验证；</w:t>
      </w:r>
    </w:p>
    <w:p w14:paraId="7B66CF74" w14:textId="73A97DFD" w:rsidR="00D2410E" w:rsidRPr="001D561C" w:rsidRDefault="00217CEC" w:rsidP="001D561C">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sz w:val="28"/>
          <w:szCs w:val="28"/>
        </w:rPr>
        <w:t>2</w:t>
      </w:r>
      <w:r w:rsidRPr="001D561C">
        <w:rPr>
          <w:rFonts w:ascii="Times New Roman" w:eastAsiaTheme="minorEastAsia" w:hAnsi="Times New Roman" w:cs="Times New Roman"/>
          <w:sz w:val="28"/>
          <w:szCs w:val="28"/>
        </w:rPr>
        <w:t>，构造双向树</w:t>
      </w:r>
      <w:r w:rsidRPr="008A2EC1">
        <w:rPr>
          <w:rFonts w:ascii="Times New Roman" w:eastAsiaTheme="minorEastAsia" w:hAnsi="Times New Roman" w:cs="Times New Roman"/>
          <w:sz w:val="28"/>
          <w:szCs w:val="28"/>
        </w:rPr>
        <w:t>形图和证据星形图</w:t>
      </w:r>
      <w:r w:rsidR="008A0467" w:rsidRPr="008A2EC1">
        <w:rPr>
          <w:rFonts w:ascii="Times New Roman" w:eastAsiaTheme="minorEastAsia" w:hAnsi="Times New Roman" w:cs="Times New Roman"/>
          <w:sz w:val="28"/>
          <w:szCs w:val="28"/>
        </w:rPr>
        <w:t>两个异构图</w:t>
      </w:r>
      <w:r w:rsidR="00D2410E" w:rsidRPr="008A2EC1">
        <w:rPr>
          <w:rFonts w:ascii="Times New Roman" w:eastAsiaTheme="minorEastAsia" w:hAnsi="Times New Roman" w:cs="Times New Roman" w:hint="eastAsia"/>
          <w:sz w:val="28"/>
          <w:szCs w:val="28"/>
        </w:rPr>
        <w:t>，</w:t>
      </w:r>
      <w:r w:rsidR="00D2410E" w:rsidRPr="008A2EC1">
        <w:rPr>
          <w:rFonts w:ascii="Times New Roman" w:eastAsiaTheme="minorEastAsia" w:hAnsi="Times New Roman" w:cs="Times New Roman"/>
          <w:sz w:val="28"/>
          <w:szCs w:val="28"/>
        </w:rPr>
        <w:t>所述双向树形图</w:t>
      </w:r>
      <w:r w:rsidR="00D2410E" w:rsidRPr="008A2EC1">
        <w:rPr>
          <w:rFonts w:ascii="Times New Roman" w:eastAsiaTheme="minorEastAsia" w:hAnsi="Times New Roman" w:cs="Times New Roman" w:hint="eastAsia"/>
          <w:sz w:val="28"/>
          <w:szCs w:val="28"/>
        </w:rPr>
        <w:t>是一个自底向上和自顶向下的双向图神经网络</w:t>
      </w:r>
      <w:r w:rsidR="00D2410E" w:rsidRPr="008A2EC1">
        <w:rPr>
          <w:rFonts w:ascii="Times New Roman" w:eastAsiaTheme="minorEastAsia" w:hAnsi="Times New Roman" w:cs="Times New Roman"/>
          <w:sz w:val="28"/>
          <w:szCs w:val="28"/>
        </w:rPr>
        <w:t>，</w:t>
      </w:r>
      <w:r w:rsidR="00F1137B">
        <w:rPr>
          <w:rFonts w:ascii="Times New Roman" w:eastAsiaTheme="minorEastAsia" w:hAnsi="Times New Roman" w:cs="Times New Roman" w:hint="eastAsia"/>
          <w:sz w:val="28"/>
          <w:szCs w:val="28"/>
        </w:rPr>
        <w:t>其</w:t>
      </w:r>
      <w:r w:rsidR="00D2410E" w:rsidRPr="008A2EC1">
        <w:rPr>
          <w:rFonts w:ascii="Times New Roman" w:eastAsiaTheme="minorEastAsia" w:hAnsi="Times New Roman" w:cs="Times New Roman"/>
          <w:sz w:val="28"/>
          <w:szCs w:val="28"/>
        </w:rPr>
        <w:t>利用具有</w:t>
      </w:r>
      <w:r w:rsidR="00CD0E62" w:rsidRPr="008A2EC1">
        <w:rPr>
          <w:rFonts w:ascii="Times New Roman" w:eastAsiaTheme="minorEastAsia" w:hAnsi="Times New Roman" w:cs="Times New Roman"/>
          <w:sz w:val="28"/>
          <w:szCs w:val="28"/>
        </w:rPr>
        <w:t>自顶向下</w:t>
      </w:r>
      <w:r w:rsidR="00D2410E" w:rsidRPr="008A2EC1">
        <w:rPr>
          <w:rFonts w:ascii="Times New Roman" w:eastAsiaTheme="minorEastAsia" w:hAnsi="Times New Roman" w:cs="Times New Roman"/>
          <w:sz w:val="28"/>
          <w:szCs w:val="28"/>
        </w:rPr>
        <w:t>的谣言传播有向图的图卷积神经网络</w:t>
      </w:r>
      <w:r w:rsidR="00FA62D7" w:rsidRPr="008A2EC1">
        <w:rPr>
          <w:rFonts w:ascii="Times New Roman" w:eastAsiaTheme="minorEastAsia" w:hAnsi="Times New Roman" w:cs="Times New Roman"/>
          <w:sz w:val="28"/>
          <w:szCs w:val="28"/>
        </w:rPr>
        <w:t>学习谣言传播</w:t>
      </w:r>
      <w:r w:rsidR="00D2410E" w:rsidRPr="008A2EC1">
        <w:rPr>
          <w:rFonts w:ascii="Times New Roman" w:eastAsiaTheme="minorEastAsia" w:hAnsi="Times New Roman" w:cs="Times New Roman"/>
          <w:sz w:val="28"/>
          <w:szCs w:val="28"/>
        </w:rPr>
        <w:t>模式；利用具有</w:t>
      </w:r>
      <w:r w:rsidR="00CD0E62" w:rsidRPr="008A2EC1">
        <w:rPr>
          <w:rFonts w:ascii="Times New Roman" w:eastAsiaTheme="minorEastAsia" w:hAnsi="Times New Roman" w:cs="Times New Roman"/>
          <w:sz w:val="28"/>
          <w:szCs w:val="28"/>
        </w:rPr>
        <w:t>自底向上</w:t>
      </w:r>
      <w:r w:rsidR="002B246B" w:rsidRPr="008A2EC1">
        <w:rPr>
          <w:rFonts w:ascii="Times New Roman" w:eastAsiaTheme="minorEastAsia" w:hAnsi="Times New Roman" w:cs="Times New Roman"/>
          <w:sz w:val="28"/>
          <w:szCs w:val="28"/>
        </w:rPr>
        <w:t>的</w:t>
      </w:r>
      <w:r w:rsidR="00D2410E" w:rsidRPr="008A2EC1">
        <w:rPr>
          <w:rFonts w:ascii="Times New Roman" w:eastAsiaTheme="minorEastAsia" w:hAnsi="Times New Roman" w:cs="Times New Roman"/>
          <w:sz w:val="28"/>
          <w:szCs w:val="28"/>
        </w:rPr>
        <w:t>谣言扩散图的图卷积神经网络捕获谣言扩散</w:t>
      </w:r>
      <w:r w:rsidR="00FA62D7" w:rsidRPr="008A2EC1">
        <w:rPr>
          <w:rFonts w:ascii="Times New Roman" w:eastAsiaTheme="minorEastAsia" w:hAnsi="Times New Roman" w:cs="Times New Roman"/>
          <w:sz w:val="28"/>
          <w:szCs w:val="28"/>
        </w:rPr>
        <w:t>模式</w:t>
      </w:r>
      <w:r w:rsidR="00D2410E" w:rsidRPr="008A2EC1">
        <w:rPr>
          <w:rFonts w:ascii="Times New Roman" w:eastAsiaTheme="minorEastAsia" w:hAnsi="Times New Roman" w:cs="Times New Roman" w:hint="eastAsia"/>
          <w:sz w:val="28"/>
          <w:szCs w:val="28"/>
        </w:rPr>
        <w:t>；</w:t>
      </w:r>
      <w:r w:rsidR="009932D5" w:rsidRPr="008A2EC1">
        <w:rPr>
          <w:rFonts w:ascii="Times New Roman" w:eastAsiaTheme="minorEastAsia" w:hAnsi="Times New Roman" w:cs="Times New Roman" w:hint="eastAsia"/>
          <w:sz w:val="28"/>
          <w:szCs w:val="28"/>
        </w:rPr>
        <w:t>所述证据星形图中，</w:t>
      </w:r>
      <w:r w:rsidR="009932D5" w:rsidRPr="008A2EC1">
        <w:rPr>
          <w:rFonts w:ascii="Times New Roman" w:eastAsiaTheme="minorEastAsia" w:hAnsi="Times New Roman" w:cs="Times New Roman"/>
          <w:sz w:val="28"/>
          <w:szCs w:val="28"/>
        </w:rPr>
        <w:t>将</w:t>
      </w:r>
      <w:r w:rsidR="008754D4">
        <w:rPr>
          <w:rFonts w:ascii="Times New Roman" w:eastAsiaTheme="minorEastAsia" w:hAnsi="Times New Roman" w:cs="Times New Roman" w:hint="eastAsia"/>
          <w:sz w:val="28"/>
          <w:szCs w:val="28"/>
        </w:rPr>
        <w:t>源帖子</w:t>
      </w:r>
      <w:r w:rsidR="005E7A49">
        <w:rPr>
          <w:rFonts w:ascii="Times New Roman" w:eastAsiaTheme="minorEastAsia" w:hAnsi="Times New Roman" w:cs="Times New Roman" w:hint="eastAsia"/>
          <w:sz w:val="28"/>
          <w:szCs w:val="28"/>
        </w:rPr>
        <w:t>即检测对象</w:t>
      </w:r>
      <w:r w:rsidR="009932D5" w:rsidRPr="008A2EC1">
        <w:rPr>
          <w:rFonts w:ascii="Times New Roman" w:eastAsiaTheme="minorEastAsia" w:hAnsi="Times New Roman" w:cs="Times New Roman"/>
          <w:sz w:val="28"/>
          <w:szCs w:val="28"/>
        </w:rPr>
        <w:t>位于中心，所有证据节点围绕其周围，表示星形结构中的一个角度</w:t>
      </w:r>
      <w:r w:rsidR="009932D5" w:rsidRPr="008A2EC1">
        <w:rPr>
          <w:rFonts w:ascii="Times New Roman" w:eastAsiaTheme="minorEastAsia" w:hAnsi="Times New Roman" w:cs="Times New Roman" w:hint="eastAsia"/>
          <w:sz w:val="28"/>
          <w:szCs w:val="28"/>
        </w:rPr>
        <w:t>；</w:t>
      </w:r>
    </w:p>
    <w:p w14:paraId="32319831" w14:textId="687E734B" w:rsidR="00217CEC" w:rsidRPr="001D561C" w:rsidRDefault="00217CEC" w:rsidP="001D561C">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sz w:val="28"/>
          <w:szCs w:val="28"/>
        </w:rPr>
        <w:t>3</w:t>
      </w:r>
      <w:r w:rsidRPr="001D561C">
        <w:rPr>
          <w:rFonts w:ascii="Times New Roman" w:eastAsiaTheme="minorEastAsia" w:hAnsi="Times New Roman" w:cs="Times New Roman"/>
          <w:sz w:val="28"/>
          <w:szCs w:val="28"/>
        </w:rPr>
        <w:t>，</w:t>
      </w:r>
      <w:r w:rsidR="00750542" w:rsidRPr="001D561C">
        <w:rPr>
          <w:rFonts w:ascii="Times New Roman" w:eastAsiaTheme="minorEastAsia" w:hAnsi="Times New Roman" w:cs="Times New Roman"/>
          <w:sz w:val="28"/>
          <w:szCs w:val="28"/>
        </w:rPr>
        <w:t>基于所述双向树形图</w:t>
      </w:r>
      <w:r w:rsidR="00750542" w:rsidRPr="001D561C">
        <w:rPr>
          <w:rFonts w:ascii="Times New Roman" w:eastAsiaTheme="minorEastAsia" w:hAnsi="Times New Roman" w:cs="Times New Roman" w:hint="eastAsia"/>
          <w:sz w:val="28"/>
          <w:szCs w:val="28"/>
        </w:rPr>
        <w:t>，</w:t>
      </w:r>
      <w:r w:rsidR="00750542" w:rsidRPr="001D561C">
        <w:rPr>
          <w:rFonts w:ascii="Times New Roman" w:eastAsiaTheme="minorEastAsia" w:hAnsi="Times New Roman" w:cs="Times New Roman"/>
          <w:sz w:val="28"/>
          <w:szCs w:val="28"/>
        </w:rPr>
        <w:t>构造谣言检测模型</w:t>
      </w:r>
      <w:r w:rsidR="00750542" w:rsidRPr="001D561C">
        <w:rPr>
          <w:rFonts w:ascii="Times New Roman" w:eastAsiaTheme="minorEastAsia" w:hAnsi="Times New Roman" w:cs="Times New Roman" w:hint="eastAsia"/>
          <w:sz w:val="28"/>
          <w:szCs w:val="28"/>
        </w:rPr>
        <w:t>；</w:t>
      </w:r>
    </w:p>
    <w:p w14:paraId="33A85DCD" w14:textId="48535B48" w:rsidR="00532E22" w:rsidRPr="001D561C" w:rsidRDefault="00532E22" w:rsidP="001D561C">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sz w:val="28"/>
          <w:szCs w:val="28"/>
        </w:rPr>
        <w:t>4</w:t>
      </w:r>
      <w:r w:rsidRPr="001D561C">
        <w:rPr>
          <w:rFonts w:ascii="Times New Roman" w:eastAsiaTheme="minorEastAsia" w:hAnsi="Times New Roman" w:cs="Times New Roman"/>
          <w:sz w:val="28"/>
          <w:szCs w:val="28"/>
        </w:rPr>
        <w:t>，</w:t>
      </w:r>
      <w:r w:rsidR="00750542" w:rsidRPr="001D561C">
        <w:rPr>
          <w:rFonts w:ascii="Times New Roman" w:eastAsiaTheme="minorEastAsia" w:hAnsi="Times New Roman" w:cs="Times New Roman"/>
          <w:sz w:val="28"/>
          <w:szCs w:val="28"/>
        </w:rPr>
        <w:t>基于双向树结构和星形结构的信息传输的</w:t>
      </w:r>
      <w:r w:rsidR="00750542" w:rsidRPr="001D561C">
        <w:rPr>
          <w:rFonts w:ascii="Times New Roman" w:eastAsiaTheme="minorEastAsia" w:hAnsi="Times New Roman" w:cs="Times New Roman"/>
          <w:sz w:val="28"/>
          <w:szCs w:val="28"/>
        </w:rPr>
        <w:t>K</w:t>
      </w:r>
      <w:r w:rsidR="00750542" w:rsidRPr="001D561C">
        <w:rPr>
          <w:rFonts w:ascii="Times New Roman" w:eastAsiaTheme="minorEastAsia" w:hAnsi="Times New Roman" w:cs="Times New Roman"/>
          <w:sz w:val="28"/>
          <w:szCs w:val="28"/>
        </w:rPr>
        <w:t>次迭代后，得到两种嵌入结果的最终表示</w:t>
      </w:r>
      <w:r w:rsidR="00750542" w:rsidRPr="001D561C">
        <w:rPr>
          <w:rFonts w:ascii="Times New Roman" w:eastAsiaTheme="minorEastAsia" w:hAnsi="Times New Roman" w:cs="Times New Roman" w:hint="eastAsia"/>
          <w:sz w:val="28"/>
          <w:szCs w:val="28"/>
        </w:rPr>
        <w:t>，</w:t>
      </w:r>
      <w:r w:rsidR="00750542" w:rsidRPr="001D561C">
        <w:rPr>
          <w:rFonts w:ascii="Times New Roman" w:eastAsiaTheme="minorEastAsia" w:hAnsi="Times New Roman" w:cs="Times New Roman"/>
          <w:sz w:val="28"/>
          <w:szCs w:val="28"/>
        </w:rPr>
        <w:t>将</w:t>
      </w:r>
      <w:r w:rsidR="00F1137B" w:rsidRPr="001D561C">
        <w:rPr>
          <w:rFonts w:ascii="Times New Roman" w:eastAsiaTheme="minorEastAsia" w:hAnsi="Times New Roman" w:cs="Times New Roman"/>
          <w:sz w:val="28"/>
          <w:szCs w:val="28"/>
        </w:rPr>
        <w:t>两种嵌入结果的最终表示</w:t>
      </w:r>
      <w:r w:rsidR="00750542" w:rsidRPr="001D561C">
        <w:rPr>
          <w:rFonts w:ascii="Times New Roman" w:eastAsiaTheme="minorEastAsia" w:hAnsi="Times New Roman" w:cs="Times New Roman"/>
          <w:sz w:val="28"/>
          <w:szCs w:val="28"/>
        </w:rPr>
        <w:t>连接在一起，然后传递到多层感知机中进行最终预测</w:t>
      </w:r>
      <w:r w:rsidR="00750542" w:rsidRPr="001D561C">
        <w:rPr>
          <w:rFonts w:ascii="Times New Roman" w:eastAsiaTheme="minorEastAsia" w:hAnsi="Times New Roman" w:cs="Times New Roman" w:hint="eastAsia"/>
          <w:sz w:val="28"/>
          <w:szCs w:val="28"/>
        </w:rPr>
        <w:t>；</w:t>
      </w:r>
    </w:p>
    <w:p w14:paraId="5D235EAF" w14:textId="39A4CF0C" w:rsidR="00734CA5" w:rsidRPr="001D561C" w:rsidRDefault="00734CA5" w:rsidP="001D561C">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sz w:val="28"/>
          <w:szCs w:val="28"/>
        </w:rPr>
        <w:t>5</w:t>
      </w:r>
      <w:r w:rsidRPr="001D561C">
        <w:rPr>
          <w:rFonts w:ascii="Times New Roman" w:eastAsiaTheme="minorEastAsia" w:hAnsi="Times New Roman" w:cs="Times New Roman"/>
          <w:sz w:val="28"/>
          <w:szCs w:val="28"/>
        </w:rPr>
        <w:t>，</w:t>
      </w:r>
      <w:r w:rsidR="00750542" w:rsidRPr="001D561C">
        <w:rPr>
          <w:rFonts w:ascii="Times New Roman" w:eastAsiaTheme="minorEastAsia" w:hAnsi="Times New Roman" w:cs="Times New Roman" w:hint="eastAsia"/>
          <w:sz w:val="28"/>
          <w:szCs w:val="28"/>
        </w:rPr>
        <w:t>利用该模型进行蒙古语谣言检测并得到分类标签和证据解释。</w:t>
      </w:r>
    </w:p>
    <w:p w14:paraId="2034E69E" w14:textId="0E91332B" w:rsidR="009F2B1A" w:rsidRPr="001D561C" w:rsidRDefault="009F2B1A" w:rsidP="00AC689B">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0"/>
        </w:rPr>
        <w:t>2</w:t>
      </w:r>
      <w:r w:rsidRPr="001D561C">
        <w:rPr>
          <w:rFonts w:ascii="Times New Roman" w:eastAsiaTheme="minorEastAsia" w:hAnsi="Times New Roman" w:cs="Times New Roman"/>
          <w:sz w:val="28"/>
          <w:szCs w:val="20"/>
        </w:rPr>
        <w:t>、根据权利要求</w:t>
      </w:r>
      <w:r w:rsidRPr="001D561C">
        <w:rPr>
          <w:rFonts w:ascii="Times New Roman" w:eastAsiaTheme="minorEastAsia" w:hAnsi="Times New Roman" w:cs="Times New Roman"/>
          <w:sz w:val="28"/>
          <w:szCs w:val="20"/>
        </w:rPr>
        <w:t>1</w:t>
      </w:r>
      <w:r w:rsidRPr="001D561C">
        <w:rPr>
          <w:rFonts w:ascii="Times New Roman" w:eastAsiaTheme="minorEastAsia" w:hAnsi="Times New Roman" w:cs="Times New Roman"/>
          <w:sz w:val="28"/>
          <w:szCs w:val="20"/>
        </w:rPr>
        <w:t>所述主客观可解释的双向图神经网络的蒙古语谣言检测方法，其特征在于，</w:t>
      </w: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sz w:val="28"/>
          <w:szCs w:val="28"/>
        </w:rPr>
        <w:t>1</w:t>
      </w:r>
      <w:r w:rsidR="00AC689B" w:rsidRPr="001D561C">
        <w:rPr>
          <w:rFonts w:ascii="Times New Roman" w:eastAsiaTheme="minorEastAsia" w:hAnsi="Times New Roman" w:cs="Times New Roman" w:hint="eastAsia"/>
          <w:sz w:val="28"/>
          <w:szCs w:val="28"/>
        </w:rPr>
        <w:t>，</w:t>
      </w:r>
      <w:r w:rsidR="00AC689B" w:rsidRPr="001D561C">
        <w:rPr>
          <w:rFonts w:ascii="Times New Roman" w:eastAsiaTheme="minorEastAsia" w:hAnsi="Times New Roman" w:cs="Times New Roman"/>
          <w:sz w:val="28"/>
          <w:szCs w:val="28"/>
        </w:rPr>
        <w:t>所述</w:t>
      </w:r>
      <w:r w:rsidRPr="001D561C">
        <w:rPr>
          <w:rFonts w:ascii="Times New Roman" w:eastAsiaTheme="minorEastAsia" w:hAnsi="Times New Roman" w:cs="Times New Roman"/>
          <w:sz w:val="28"/>
          <w:szCs w:val="28"/>
        </w:rPr>
        <w:t>文档检索</w:t>
      </w:r>
      <w:r w:rsidR="00AC689B" w:rsidRPr="001D561C">
        <w:rPr>
          <w:rFonts w:ascii="Times New Roman" w:eastAsiaTheme="minorEastAsia" w:hAnsi="Times New Roman" w:cs="Times New Roman" w:hint="eastAsia"/>
          <w:sz w:val="28"/>
          <w:szCs w:val="28"/>
        </w:rPr>
        <w:t>，</w:t>
      </w:r>
      <w:r w:rsidR="00AC689B" w:rsidRPr="001D561C">
        <w:rPr>
          <w:rFonts w:ascii="Times New Roman" w:eastAsiaTheme="minorEastAsia" w:hAnsi="Times New Roman" w:cs="Times New Roman"/>
          <w:sz w:val="28"/>
          <w:szCs w:val="28"/>
        </w:rPr>
        <w:t>是</w:t>
      </w:r>
      <w:r w:rsidRPr="001D561C">
        <w:rPr>
          <w:rFonts w:ascii="Times New Roman" w:eastAsiaTheme="minorEastAsia" w:hAnsi="Times New Roman" w:cs="Times New Roman"/>
          <w:sz w:val="28"/>
          <w:szCs w:val="28"/>
        </w:rPr>
        <w:t>采用关键字匹配</w:t>
      </w:r>
      <w:proofErr w:type="gramStart"/>
      <w:r w:rsidRPr="001D561C">
        <w:rPr>
          <w:rFonts w:ascii="Times New Roman" w:eastAsiaTheme="minorEastAsia" w:hAnsi="Times New Roman" w:cs="Times New Roman"/>
          <w:sz w:val="28"/>
          <w:szCs w:val="28"/>
        </w:rPr>
        <w:t>算法爬取</w:t>
      </w:r>
      <w:r w:rsidR="00AC689B" w:rsidRPr="001D561C">
        <w:rPr>
          <w:rFonts w:ascii="Times New Roman" w:eastAsiaTheme="minorEastAsia" w:hAnsi="Times New Roman" w:cs="Times New Roman" w:hint="eastAsia"/>
          <w:sz w:val="28"/>
          <w:szCs w:val="28"/>
        </w:rPr>
        <w:t>百科</w:t>
      </w:r>
      <w:proofErr w:type="gramEnd"/>
      <w:r w:rsidR="00AC689B" w:rsidRPr="001D561C">
        <w:rPr>
          <w:rFonts w:ascii="Times New Roman" w:eastAsiaTheme="minorEastAsia" w:hAnsi="Times New Roman" w:cs="Times New Roman"/>
          <w:sz w:val="28"/>
          <w:szCs w:val="28"/>
        </w:rPr>
        <w:t>类数据</w:t>
      </w:r>
      <w:r w:rsidRPr="001D561C">
        <w:rPr>
          <w:rFonts w:ascii="Times New Roman" w:eastAsiaTheme="minorEastAsia" w:hAnsi="Times New Roman" w:cs="Times New Roman"/>
          <w:sz w:val="28"/>
          <w:szCs w:val="28"/>
        </w:rPr>
        <w:t>中的</w:t>
      </w:r>
      <w:r w:rsidRPr="001D561C">
        <w:rPr>
          <w:rFonts w:ascii="Times New Roman" w:eastAsiaTheme="minorEastAsia" w:hAnsi="Times New Roman" w:cs="Times New Roman" w:hint="eastAsia"/>
          <w:sz w:val="28"/>
          <w:szCs w:val="28"/>
        </w:rPr>
        <w:t>相关</w:t>
      </w:r>
      <w:r w:rsidR="008F7552" w:rsidRPr="001D561C">
        <w:rPr>
          <w:rFonts w:ascii="Times New Roman" w:eastAsiaTheme="minorEastAsia" w:hAnsi="Times New Roman" w:cs="Times New Roman" w:hint="eastAsia"/>
          <w:sz w:val="28"/>
          <w:szCs w:val="28"/>
        </w:rPr>
        <w:t>证据文章</w:t>
      </w:r>
      <w:r w:rsidR="00AC689B" w:rsidRPr="001D561C">
        <w:rPr>
          <w:rFonts w:ascii="Times New Roman" w:eastAsiaTheme="minorEastAsia" w:hAnsi="Times New Roman" w:cs="Times New Roman" w:hint="eastAsia"/>
          <w:sz w:val="28"/>
          <w:szCs w:val="28"/>
        </w:rPr>
        <w:t>；所述</w:t>
      </w:r>
      <w:r w:rsidR="008754D4">
        <w:rPr>
          <w:rFonts w:ascii="Times New Roman" w:eastAsiaTheme="minorEastAsia" w:hAnsi="Times New Roman" w:cs="Times New Roman" w:hint="eastAsia"/>
          <w:sz w:val="28"/>
          <w:szCs w:val="28"/>
        </w:rPr>
        <w:t>证据检索</w:t>
      </w:r>
      <w:r w:rsidR="00AC689B" w:rsidRPr="001D561C">
        <w:rPr>
          <w:rFonts w:ascii="Times New Roman" w:eastAsiaTheme="minorEastAsia" w:hAnsi="Times New Roman" w:cs="Times New Roman" w:hint="eastAsia"/>
          <w:sz w:val="28"/>
          <w:szCs w:val="28"/>
        </w:rPr>
        <w:t>，</w:t>
      </w:r>
      <w:r w:rsidR="00AC689B" w:rsidRPr="001D561C">
        <w:rPr>
          <w:rFonts w:ascii="Times New Roman" w:eastAsiaTheme="minorEastAsia" w:hAnsi="Times New Roman" w:cs="Times New Roman"/>
          <w:sz w:val="28"/>
          <w:szCs w:val="28"/>
        </w:rPr>
        <w:t>是</w:t>
      </w:r>
      <w:r w:rsidRPr="001D561C">
        <w:rPr>
          <w:rFonts w:ascii="Times New Roman" w:eastAsiaTheme="minorEastAsia" w:hAnsi="Times New Roman" w:cs="Times New Roman"/>
          <w:sz w:val="28"/>
          <w:szCs w:val="28"/>
        </w:rPr>
        <w:t>从检索到的</w:t>
      </w:r>
      <w:r w:rsidR="00493852" w:rsidRPr="001D561C">
        <w:rPr>
          <w:rFonts w:ascii="Times New Roman" w:eastAsiaTheme="minorEastAsia" w:hAnsi="Times New Roman" w:cs="Times New Roman" w:hint="eastAsia"/>
          <w:sz w:val="28"/>
          <w:szCs w:val="28"/>
        </w:rPr>
        <w:t>证据</w:t>
      </w:r>
      <w:r w:rsidRPr="001D561C">
        <w:rPr>
          <w:rFonts w:ascii="Times New Roman" w:eastAsiaTheme="minorEastAsia" w:hAnsi="Times New Roman" w:cs="Times New Roman" w:hint="eastAsia"/>
          <w:sz w:val="28"/>
          <w:szCs w:val="28"/>
        </w:rPr>
        <w:t>文章</w:t>
      </w:r>
      <w:r w:rsidRPr="001D561C">
        <w:rPr>
          <w:rFonts w:ascii="Times New Roman" w:eastAsiaTheme="minorEastAsia" w:hAnsi="Times New Roman" w:cs="Times New Roman"/>
          <w:sz w:val="28"/>
          <w:szCs w:val="28"/>
        </w:rPr>
        <w:t>中提取</w:t>
      </w:r>
      <w:proofErr w:type="gramStart"/>
      <w:r w:rsidRPr="001D561C">
        <w:rPr>
          <w:rFonts w:ascii="Times New Roman" w:eastAsiaTheme="minorEastAsia" w:hAnsi="Times New Roman" w:cs="Times New Roman"/>
          <w:sz w:val="28"/>
          <w:szCs w:val="28"/>
        </w:rPr>
        <w:t>句子级</w:t>
      </w:r>
      <w:proofErr w:type="gramEnd"/>
      <w:r w:rsidRPr="001D561C">
        <w:rPr>
          <w:rFonts w:ascii="Times New Roman" w:eastAsiaTheme="minorEastAsia" w:hAnsi="Times New Roman" w:cs="Times New Roman"/>
          <w:sz w:val="28"/>
          <w:szCs w:val="28"/>
        </w:rPr>
        <w:t>证据</w:t>
      </w:r>
      <w:r w:rsidR="00AC689B" w:rsidRPr="001D561C">
        <w:rPr>
          <w:rFonts w:ascii="Times New Roman" w:eastAsiaTheme="minorEastAsia" w:hAnsi="Times New Roman" w:cs="Times New Roman" w:hint="eastAsia"/>
          <w:sz w:val="28"/>
          <w:szCs w:val="28"/>
        </w:rPr>
        <w:t>；</w:t>
      </w:r>
      <w:r w:rsidR="00AC689B" w:rsidRPr="001D561C">
        <w:rPr>
          <w:rFonts w:ascii="Times New Roman" w:eastAsiaTheme="minorEastAsia" w:hAnsi="Times New Roman" w:cs="Times New Roman"/>
          <w:sz w:val="28"/>
          <w:szCs w:val="28"/>
        </w:rPr>
        <w:t>所述</w:t>
      </w:r>
      <w:r w:rsidR="00493852" w:rsidRPr="001D561C">
        <w:rPr>
          <w:rFonts w:ascii="Times New Roman" w:eastAsiaTheme="minorEastAsia" w:hAnsi="Times New Roman" w:cs="Times New Roman" w:hint="eastAsia"/>
          <w:sz w:val="28"/>
          <w:szCs w:val="28"/>
        </w:rPr>
        <w:t>声明</w:t>
      </w:r>
      <w:r w:rsidRPr="001D561C">
        <w:rPr>
          <w:rFonts w:ascii="Times New Roman" w:eastAsiaTheme="minorEastAsia" w:hAnsi="Times New Roman" w:cs="Times New Roman"/>
          <w:sz w:val="28"/>
          <w:szCs w:val="28"/>
        </w:rPr>
        <w:t>验证</w:t>
      </w:r>
      <w:r w:rsidR="00AC689B" w:rsidRPr="001D561C">
        <w:rPr>
          <w:rFonts w:ascii="Times New Roman" w:eastAsiaTheme="minorEastAsia" w:hAnsi="Times New Roman" w:cs="Times New Roman" w:hint="eastAsia"/>
          <w:sz w:val="28"/>
          <w:szCs w:val="28"/>
        </w:rPr>
        <w:t>，</w:t>
      </w:r>
      <w:r w:rsidR="00AC689B" w:rsidRPr="001D561C">
        <w:rPr>
          <w:rFonts w:ascii="Times New Roman" w:eastAsiaTheme="minorEastAsia" w:hAnsi="Times New Roman" w:cs="Times New Roman"/>
          <w:sz w:val="28"/>
          <w:szCs w:val="28"/>
        </w:rPr>
        <w:t>是</w:t>
      </w:r>
      <w:r w:rsidRPr="001D561C">
        <w:rPr>
          <w:rFonts w:ascii="Times New Roman" w:eastAsiaTheme="minorEastAsia" w:hAnsi="Times New Roman" w:cs="Times New Roman"/>
          <w:sz w:val="28"/>
          <w:szCs w:val="28"/>
        </w:rPr>
        <w:t>基于</w:t>
      </w:r>
      <w:proofErr w:type="gramStart"/>
      <w:r w:rsidRPr="001D561C">
        <w:rPr>
          <w:rFonts w:ascii="Times New Roman" w:eastAsiaTheme="minorEastAsia" w:hAnsi="Times New Roman" w:cs="Times New Roman"/>
          <w:sz w:val="28"/>
          <w:szCs w:val="28"/>
        </w:rPr>
        <w:t>句子级</w:t>
      </w:r>
      <w:proofErr w:type="gramEnd"/>
      <w:r w:rsidRPr="001D561C">
        <w:rPr>
          <w:rFonts w:ascii="Times New Roman" w:eastAsiaTheme="minorEastAsia" w:hAnsi="Times New Roman" w:cs="Times New Roman"/>
          <w:sz w:val="28"/>
          <w:szCs w:val="28"/>
        </w:rPr>
        <w:t>证据，预测</w:t>
      </w:r>
      <w:r w:rsidR="00A337DD" w:rsidRPr="001D561C">
        <w:rPr>
          <w:rFonts w:ascii="Times New Roman" w:eastAsiaTheme="minorEastAsia" w:hAnsi="Times New Roman" w:cs="Times New Roman" w:hint="eastAsia"/>
          <w:sz w:val="28"/>
          <w:szCs w:val="28"/>
        </w:rPr>
        <w:t>声明</w:t>
      </w:r>
      <w:r w:rsidRPr="001D561C">
        <w:rPr>
          <w:rFonts w:ascii="Times New Roman" w:eastAsiaTheme="minorEastAsia" w:hAnsi="Times New Roman" w:cs="Times New Roman"/>
          <w:sz w:val="28"/>
          <w:szCs w:val="28"/>
        </w:rPr>
        <w:t>与证据的关系为</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支持</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反驳</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或</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无关</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w:t>
      </w:r>
    </w:p>
    <w:p w14:paraId="12F521CA" w14:textId="09BFB334" w:rsidR="003011D9" w:rsidRPr="001D561C" w:rsidRDefault="003011D9" w:rsidP="003011D9">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hint="eastAsia"/>
          <w:sz w:val="28"/>
          <w:szCs w:val="20"/>
        </w:rPr>
        <w:t>3</w:t>
      </w:r>
      <w:r w:rsidRPr="001D561C">
        <w:rPr>
          <w:rFonts w:ascii="Times New Roman" w:eastAsiaTheme="minorEastAsia" w:hAnsi="Times New Roman" w:cs="Times New Roman"/>
          <w:sz w:val="28"/>
          <w:szCs w:val="20"/>
        </w:rPr>
        <w:t>、根据权利要求</w:t>
      </w:r>
      <w:r w:rsidRPr="001D561C">
        <w:rPr>
          <w:rFonts w:ascii="Times New Roman" w:eastAsiaTheme="minorEastAsia" w:hAnsi="Times New Roman" w:cs="Times New Roman"/>
          <w:sz w:val="28"/>
          <w:szCs w:val="20"/>
        </w:rPr>
        <w:t>1</w:t>
      </w:r>
      <w:r w:rsidRPr="001D561C">
        <w:rPr>
          <w:rFonts w:ascii="Times New Roman" w:eastAsiaTheme="minorEastAsia" w:hAnsi="Times New Roman" w:cs="Times New Roman"/>
          <w:sz w:val="28"/>
          <w:szCs w:val="20"/>
        </w:rPr>
        <w:t>所述主客观可解释的双向图神经网络的蒙古语谣言检测方法，其特征在于，</w:t>
      </w: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sz w:val="28"/>
          <w:szCs w:val="28"/>
        </w:rPr>
        <w:t>1</w:t>
      </w:r>
      <w:r w:rsidRPr="001D561C">
        <w:rPr>
          <w:rFonts w:ascii="Times New Roman" w:eastAsiaTheme="minorEastAsia" w:hAnsi="Times New Roman" w:cs="Times New Roman" w:hint="eastAsia"/>
          <w:sz w:val="28"/>
          <w:szCs w:val="28"/>
        </w:rPr>
        <w:t>，利用语义</w:t>
      </w:r>
      <w:r w:rsidRPr="001D561C">
        <w:rPr>
          <w:rFonts w:ascii="Times New Roman" w:eastAsiaTheme="minorEastAsia" w:hAnsi="Times New Roman" w:cs="Times New Roman"/>
          <w:sz w:val="28"/>
          <w:szCs w:val="28"/>
        </w:rPr>
        <w:t>NLP</w:t>
      </w:r>
      <w:r w:rsidRPr="001D561C">
        <w:rPr>
          <w:rFonts w:ascii="Times New Roman" w:eastAsiaTheme="minorEastAsia" w:hAnsi="Times New Roman" w:cs="Times New Roman" w:hint="eastAsia"/>
          <w:sz w:val="28"/>
          <w:szCs w:val="28"/>
        </w:rPr>
        <w:t>工具包</w:t>
      </w:r>
      <w:r w:rsidRPr="001D561C">
        <w:rPr>
          <w:rFonts w:ascii="Times New Roman" w:eastAsiaTheme="minorEastAsia" w:hAnsi="Times New Roman" w:cs="Times New Roman" w:hint="eastAsia"/>
          <w:sz w:val="28"/>
          <w:szCs w:val="28"/>
          <w:lang w:val="zh-CN"/>
        </w:rPr>
        <w:t>从给定的声明中提取潜在实体，通过分析实体</w:t>
      </w:r>
      <w:r w:rsidR="001D561C" w:rsidRPr="001D561C">
        <w:rPr>
          <w:rFonts w:ascii="Times New Roman" w:eastAsiaTheme="minorEastAsia" w:hAnsi="Times New Roman" w:cs="Times New Roman" w:hint="eastAsia"/>
          <w:sz w:val="28"/>
          <w:szCs w:val="28"/>
          <w:lang w:val="zh-CN"/>
        </w:rPr>
        <w:t>，</w:t>
      </w:r>
      <w:r w:rsidRPr="001D561C">
        <w:rPr>
          <w:rFonts w:ascii="Times New Roman" w:eastAsiaTheme="minorEastAsia" w:hAnsi="Times New Roman" w:cs="Times New Roman" w:hint="eastAsia"/>
          <w:sz w:val="28"/>
          <w:szCs w:val="28"/>
          <w:lang w:val="zh-CN"/>
        </w:rPr>
        <w:t>用</w:t>
      </w:r>
      <w:r w:rsidRPr="001D561C">
        <w:rPr>
          <w:rFonts w:ascii="Times New Roman" w:eastAsiaTheme="minorEastAsia" w:hAnsi="Times New Roman" w:cs="Times New Roman"/>
          <w:sz w:val="28"/>
          <w:szCs w:val="28"/>
          <w:lang w:val="zh-CN"/>
        </w:rPr>
        <w:t>API</w:t>
      </w:r>
      <w:r w:rsidR="001D561C" w:rsidRPr="001D561C">
        <w:rPr>
          <w:rFonts w:ascii="Times New Roman" w:eastAsiaTheme="minorEastAsia" w:hAnsi="Times New Roman" w:cs="Times New Roman" w:hint="eastAsia"/>
          <w:sz w:val="28"/>
          <w:szCs w:val="28"/>
          <w:lang w:val="zh-CN"/>
        </w:rPr>
        <w:t>过滤证据文章，然后</w:t>
      </w:r>
      <w:r w:rsidRPr="001D561C">
        <w:rPr>
          <w:rFonts w:ascii="Times New Roman" w:eastAsiaTheme="minorEastAsia" w:hAnsi="Times New Roman" w:cs="Times New Roman" w:hint="eastAsia"/>
          <w:sz w:val="28"/>
          <w:szCs w:val="28"/>
          <w:lang w:val="zh-CN"/>
        </w:rPr>
        <w:t>从检索到的文档中，</w:t>
      </w:r>
      <w:r w:rsidRPr="001D561C">
        <w:rPr>
          <w:rFonts w:ascii="Times New Roman" w:eastAsiaTheme="minorEastAsia" w:hAnsi="Times New Roman" w:cs="Times New Roman"/>
          <w:sz w:val="28"/>
          <w:szCs w:val="28"/>
          <w:lang w:val="zh-CN"/>
        </w:rPr>
        <w:t>ERM</w:t>
      </w:r>
      <w:r w:rsidRPr="001D561C">
        <w:rPr>
          <w:rFonts w:ascii="Times New Roman" w:eastAsiaTheme="minorEastAsia" w:hAnsi="Times New Roman" w:cs="Times New Roman" w:hint="eastAsia"/>
          <w:sz w:val="28"/>
          <w:szCs w:val="28"/>
          <w:lang w:val="zh-CN"/>
        </w:rPr>
        <w:t>以与声明相关的句子的形式提取客观事实作为预测证据</w:t>
      </w:r>
      <w:r w:rsidR="001D561C" w:rsidRPr="001D561C">
        <w:rPr>
          <w:rFonts w:ascii="Times New Roman" w:eastAsiaTheme="minorEastAsia" w:hAnsi="Times New Roman" w:cs="Times New Roman" w:hint="eastAsia"/>
          <w:sz w:val="28"/>
          <w:szCs w:val="28"/>
          <w:lang w:val="zh-CN"/>
        </w:rPr>
        <w:t>；</w:t>
      </w:r>
      <w:r w:rsidRPr="001D561C">
        <w:rPr>
          <w:rFonts w:ascii="Times New Roman" w:eastAsiaTheme="minorEastAsia" w:hAnsi="Times New Roman" w:cs="Times New Roman" w:hint="eastAsia"/>
          <w:sz w:val="28"/>
          <w:szCs w:val="28"/>
          <w:lang w:val="zh-CN"/>
        </w:rPr>
        <w:t>最后，</w:t>
      </w:r>
      <w:r w:rsidRPr="001D561C">
        <w:rPr>
          <w:rFonts w:ascii="Times New Roman" w:eastAsiaTheme="minorEastAsia" w:hAnsi="Times New Roman" w:cs="Times New Roman"/>
          <w:sz w:val="28"/>
          <w:szCs w:val="28"/>
          <w:lang w:val="zh-CN"/>
        </w:rPr>
        <w:t>ERM</w:t>
      </w:r>
      <w:r w:rsidRPr="001D561C">
        <w:rPr>
          <w:rFonts w:ascii="Times New Roman" w:eastAsiaTheme="minorEastAsia" w:hAnsi="Times New Roman" w:cs="Times New Roman" w:hint="eastAsia"/>
          <w:sz w:val="28"/>
          <w:szCs w:val="28"/>
          <w:lang w:val="zh-CN"/>
        </w:rPr>
        <w:t>中的一个验证组件对给定的陈述和检索到的证据进行预测，并验证声明与证据之间的关</w:t>
      </w:r>
      <w:r w:rsidRPr="001D561C">
        <w:rPr>
          <w:rFonts w:ascii="Times New Roman" w:eastAsiaTheme="minorEastAsia" w:hAnsi="Times New Roman" w:cs="Times New Roman" w:hint="eastAsia"/>
          <w:sz w:val="28"/>
          <w:szCs w:val="28"/>
          <w:lang w:val="zh-CN"/>
        </w:rPr>
        <w:lastRenderedPageBreak/>
        <w:t>系是</w:t>
      </w:r>
      <w:r w:rsidRPr="001D561C">
        <w:rPr>
          <w:rFonts w:ascii="Times New Roman" w:eastAsiaTheme="minorEastAsia" w:hAnsi="Times New Roman" w:cs="Times New Roman"/>
          <w:sz w:val="28"/>
          <w:szCs w:val="28"/>
          <w:lang w:val="zh-CN"/>
        </w:rPr>
        <w:t>“</w:t>
      </w:r>
      <w:r w:rsidRPr="001D561C">
        <w:rPr>
          <w:rFonts w:ascii="Times New Roman" w:eastAsiaTheme="minorEastAsia" w:hAnsi="Times New Roman" w:cs="Times New Roman" w:hint="eastAsia"/>
          <w:sz w:val="28"/>
          <w:szCs w:val="28"/>
          <w:lang w:val="zh-CN"/>
        </w:rPr>
        <w:t>支持</w:t>
      </w:r>
      <w:r w:rsidRPr="001D561C">
        <w:rPr>
          <w:rFonts w:ascii="Times New Roman" w:eastAsiaTheme="minorEastAsia" w:hAnsi="Times New Roman" w:cs="Times New Roman"/>
          <w:sz w:val="28"/>
          <w:szCs w:val="28"/>
          <w:lang w:val="zh-CN"/>
        </w:rPr>
        <w:t>”</w:t>
      </w:r>
      <w:r w:rsidRPr="001D561C">
        <w:rPr>
          <w:rFonts w:ascii="Times New Roman" w:eastAsiaTheme="minorEastAsia" w:hAnsi="Times New Roman" w:cs="Times New Roman" w:hint="eastAsia"/>
          <w:sz w:val="28"/>
          <w:szCs w:val="28"/>
          <w:lang w:val="zh-CN"/>
        </w:rPr>
        <w:t>、</w:t>
      </w:r>
      <w:r w:rsidRPr="001D561C">
        <w:rPr>
          <w:rFonts w:ascii="Times New Roman" w:eastAsiaTheme="minorEastAsia" w:hAnsi="Times New Roman" w:cs="Times New Roman"/>
          <w:sz w:val="28"/>
          <w:szCs w:val="28"/>
          <w:lang w:val="zh-CN"/>
        </w:rPr>
        <w:t>“</w:t>
      </w:r>
      <w:r w:rsidRPr="001D561C">
        <w:rPr>
          <w:rFonts w:ascii="Times New Roman" w:eastAsiaTheme="minorEastAsia" w:hAnsi="Times New Roman" w:cs="Times New Roman" w:hint="eastAsia"/>
          <w:sz w:val="28"/>
          <w:szCs w:val="28"/>
          <w:lang w:val="zh-CN"/>
        </w:rPr>
        <w:t>反驳</w:t>
      </w:r>
      <w:r w:rsidRPr="001D561C">
        <w:rPr>
          <w:rFonts w:ascii="Times New Roman" w:eastAsiaTheme="minorEastAsia" w:hAnsi="Times New Roman" w:cs="Times New Roman"/>
          <w:sz w:val="28"/>
          <w:szCs w:val="28"/>
          <w:lang w:val="zh-CN"/>
        </w:rPr>
        <w:t>”</w:t>
      </w:r>
      <w:r w:rsidRPr="001D561C">
        <w:rPr>
          <w:rFonts w:ascii="Times New Roman" w:eastAsiaTheme="minorEastAsia" w:hAnsi="Times New Roman" w:cs="Times New Roman" w:hint="eastAsia"/>
          <w:sz w:val="28"/>
          <w:szCs w:val="28"/>
          <w:lang w:val="zh-CN"/>
        </w:rPr>
        <w:t>还是</w:t>
      </w:r>
      <w:r w:rsidRPr="001D561C">
        <w:rPr>
          <w:rFonts w:ascii="Times New Roman" w:eastAsiaTheme="minorEastAsia" w:hAnsi="Times New Roman" w:cs="Times New Roman"/>
          <w:sz w:val="28"/>
          <w:szCs w:val="28"/>
          <w:lang w:val="zh-CN"/>
        </w:rPr>
        <w:t>“</w:t>
      </w:r>
      <w:r w:rsidRPr="001D561C">
        <w:rPr>
          <w:rFonts w:ascii="Times New Roman" w:eastAsiaTheme="minorEastAsia" w:hAnsi="Times New Roman" w:cs="Times New Roman" w:hint="eastAsia"/>
          <w:sz w:val="28"/>
          <w:szCs w:val="28"/>
          <w:lang w:val="zh-CN"/>
        </w:rPr>
        <w:t>无关</w:t>
      </w:r>
      <w:r w:rsidRPr="001D561C">
        <w:rPr>
          <w:rFonts w:ascii="Times New Roman" w:eastAsiaTheme="minorEastAsia" w:hAnsi="Times New Roman" w:cs="Times New Roman"/>
          <w:sz w:val="28"/>
          <w:szCs w:val="28"/>
          <w:lang w:val="zh-CN"/>
        </w:rPr>
        <w:t>”</w:t>
      </w:r>
      <w:r w:rsidRPr="001D561C">
        <w:rPr>
          <w:rFonts w:ascii="Times New Roman" w:eastAsiaTheme="minorEastAsia" w:hAnsi="Times New Roman" w:cs="Times New Roman" w:hint="eastAsia"/>
          <w:sz w:val="28"/>
          <w:szCs w:val="28"/>
          <w:lang w:val="zh-CN"/>
        </w:rPr>
        <w:t>。</w:t>
      </w:r>
    </w:p>
    <w:p w14:paraId="7E910B70" w14:textId="6EE2EA4E" w:rsidR="00F32E55" w:rsidRPr="001D561C" w:rsidRDefault="00833773" w:rsidP="00F32E55">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0"/>
        </w:rPr>
        <w:t>4</w:t>
      </w:r>
      <w:r w:rsidR="00F32E55" w:rsidRPr="006B16A5">
        <w:rPr>
          <w:rFonts w:ascii="Times New Roman" w:eastAsiaTheme="minorEastAsia" w:hAnsi="Times New Roman" w:cs="Times New Roman" w:hint="eastAsia"/>
          <w:sz w:val="28"/>
          <w:szCs w:val="20"/>
        </w:rPr>
        <w:t>、</w:t>
      </w:r>
      <w:r w:rsidR="00F32E55" w:rsidRPr="006B16A5">
        <w:rPr>
          <w:rFonts w:ascii="Times New Roman" w:eastAsiaTheme="minorEastAsia" w:hAnsi="Times New Roman" w:cs="Times New Roman"/>
          <w:sz w:val="28"/>
          <w:szCs w:val="20"/>
        </w:rPr>
        <w:t>根据权利要求</w:t>
      </w:r>
      <w:r w:rsidR="00F32E55" w:rsidRPr="006B16A5">
        <w:rPr>
          <w:rFonts w:ascii="Times New Roman" w:eastAsiaTheme="minorEastAsia" w:hAnsi="Times New Roman" w:cs="Times New Roman"/>
          <w:sz w:val="28"/>
          <w:szCs w:val="20"/>
        </w:rPr>
        <w:t>1</w:t>
      </w:r>
      <w:r w:rsidR="00F32E55" w:rsidRPr="006B16A5">
        <w:rPr>
          <w:rFonts w:ascii="Times New Roman" w:eastAsiaTheme="minorEastAsia" w:hAnsi="Times New Roman" w:cs="Times New Roman"/>
          <w:sz w:val="28"/>
          <w:szCs w:val="20"/>
        </w:rPr>
        <w:t>所述主客观可解释的双向图神经网络的蒙古语谣言检测方法，其特征在于，</w:t>
      </w:r>
      <w:r w:rsidR="00F32E55" w:rsidRPr="006B16A5">
        <w:rPr>
          <w:rFonts w:ascii="Times New Roman" w:eastAsiaTheme="minorEastAsia" w:hAnsi="Times New Roman" w:cs="Times New Roman"/>
          <w:sz w:val="28"/>
          <w:szCs w:val="28"/>
        </w:rPr>
        <w:t>步骤</w:t>
      </w:r>
      <w:r w:rsidR="00F32E55" w:rsidRPr="006B16A5">
        <w:rPr>
          <w:rFonts w:ascii="Times New Roman" w:eastAsiaTheme="minorEastAsia" w:hAnsi="Times New Roman" w:cs="Times New Roman" w:hint="eastAsia"/>
          <w:sz w:val="28"/>
          <w:szCs w:val="28"/>
        </w:rPr>
        <w:t>2</w:t>
      </w:r>
      <w:r w:rsidR="00F32E55" w:rsidRPr="006B16A5">
        <w:rPr>
          <w:rFonts w:ascii="Times New Roman" w:eastAsiaTheme="minorEastAsia" w:hAnsi="Times New Roman" w:cs="Times New Roman" w:hint="eastAsia"/>
          <w:sz w:val="28"/>
          <w:szCs w:val="28"/>
        </w:rPr>
        <w:t>，所述</w:t>
      </w:r>
      <w:r w:rsidR="00F32E55" w:rsidRPr="006B16A5">
        <w:rPr>
          <w:rFonts w:ascii="Times New Roman" w:eastAsiaTheme="minorEastAsia" w:hAnsi="Times New Roman" w:cs="Times New Roman"/>
          <w:sz w:val="28"/>
          <w:szCs w:val="28"/>
        </w:rPr>
        <w:t>双向树形图</w:t>
      </w:r>
      <w:r w:rsidR="00F32E55" w:rsidRPr="006B16A5">
        <w:rPr>
          <w:rFonts w:ascii="Times New Roman" w:eastAsiaTheme="minorEastAsia" w:hAnsi="Times New Roman" w:cs="Times New Roman" w:hint="eastAsia"/>
          <w:sz w:val="28"/>
          <w:szCs w:val="28"/>
        </w:rPr>
        <w:t>中，</w:t>
      </w:r>
      <w:r w:rsidR="00F32E55" w:rsidRPr="006B16A5">
        <w:rPr>
          <w:rFonts w:ascii="Times New Roman" w:eastAsiaTheme="minorEastAsia" w:hAnsi="Times New Roman" w:cs="Times New Roman"/>
          <w:sz w:val="28"/>
          <w:szCs w:val="28"/>
        </w:rPr>
        <w:t>对话结构是树形的</w:t>
      </w:r>
      <w:r w:rsidR="00F32E55" w:rsidRPr="006B16A5">
        <w:rPr>
          <w:rFonts w:ascii="Times New Roman" w:eastAsiaTheme="minorEastAsia" w:hAnsi="Times New Roman" w:cs="Times New Roman" w:hint="eastAsia"/>
          <w:sz w:val="28"/>
          <w:szCs w:val="28"/>
        </w:rPr>
        <w:t>，</w:t>
      </w:r>
      <w:r w:rsidR="00F32E55" w:rsidRPr="006B16A5">
        <w:rPr>
          <w:rFonts w:ascii="Times New Roman" w:eastAsiaTheme="minorEastAsia" w:hAnsi="Times New Roman" w:cs="Times New Roman"/>
          <w:sz w:val="28"/>
          <w:szCs w:val="28"/>
        </w:rPr>
        <w:t>树的根</w:t>
      </w:r>
      <w:r w:rsidR="00F25C14" w:rsidRPr="006B16A5">
        <w:rPr>
          <w:rFonts w:ascii="Times New Roman" w:eastAsiaTheme="minorEastAsia" w:hAnsi="Times New Roman" w:cs="Times New Roman" w:hint="eastAsia"/>
          <w:sz w:val="28"/>
          <w:szCs w:val="28"/>
        </w:rPr>
        <w:t>节点</w:t>
      </w:r>
      <w:r w:rsidR="009932D5" w:rsidRPr="006B16A5">
        <w:rPr>
          <w:rFonts w:ascii="Times New Roman" w:eastAsiaTheme="minorEastAsia" w:hAnsi="Times New Roman" w:cs="Times New Roman" w:hint="eastAsia"/>
          <w:sz w:val="28"/>
          <w:szCs w:val="28"/>
        </w:rPr>
        <w:t>为</w:t>
      </w:r>
      <w:r w:rsidR="008754D4">
        <w:rPr>
          <w:rFonts w:ascii="Times New Roman" w:eastAsiaTheme="minorEastAsia" w:hAnsi="Times New Roman" w:cs="Times New Roman" w:hint="eastAsia"/>
          <w:sz w:val="28"/>
          <w:szCs w:val="28"/>
        </w:rPr>
        <w:t>源帖子</w:t>
      </w:r>
      <w:r w:rsidR="00BC00B0" w:rsidRPr="006B16A5">
        <w:rPr>
          <w:rFonts w:ascii="Times New Roman" w:eastAsiaTheme="minorEastAsia" w:hAnsi="Times New Roman" w:cs="Times New Roman" w:hint="eastAsia"/>
          <w:sz w:val="28"/>
          <w:szCs w:val="28"/>
        </w:rPr>
        <w:t>，每个</w:t>
      </w:r>
      <w:r w:rsidR="00BC00B0">
        <w:rPr>
          <w:rFonts w:ascii="Times New Roman" w:eastAsiaTheme="minorEastAsia" w:hAnsi="Times New Roman" w:cs="Times New Roman"/>
          <w:sz w:val="28"/>
          <w:szCs w:val="28"/>
        </w:rPr>
        <w:t>节点代表一条评论，节点通过其回复关系连接</w:t>
      </w:r>
      <w:r w:rsidR="00F32E55" w:rsidRPr="001D561C">
        <w:rPr>
          <w:rFonts w:ascii="Times New Roman" w:eastAsiaTheme="minorEastAsia" w:hAnsi="Times New Roman" w:cs="Times New Roman"/>
          <w:sz w:val="28"/>
          <w:szCs w:val="28"/>
        </w:rPr>
        <w:t>。</w:t>
      </w:r>
    </w:p>
    <w:p w14:paraId="0C15B78B" w14:textId="753A1C53" w:rsidR="00E94F1C" w:rsidRPr="001D561C" w:rsidRDefault="006F155D" w:rsidP="001D561C">
      <w:pPr>
        <w:widowControl w:val="0"/>
        <w:snapToGrid/>
        <w:spacing w:after="0" w:line="360" w:lineRule="auto"/>
        <w:ind w:firstLineChars="200" w:firstLine="560"/>
        <w:jc w:val="both"/>
        <w:textAlignment w:val="baseline"/>
        <w:rPr>
          <w:rFonts w:ascii="Times New Roman" w:eastAsiaTheme="minorEastAsia" w:hAnsi="Times New Roman" w:cs="Times New Roman"/>
          <w:i/>
          <w:iCs/>
          <w:sz w:val="28"/>
          <w:szCs w:val="28"/>
        </w:rPr>
      </w:pPr>
      <w:r>
        <w:rPr>
          <w:rFonts w:ascii="Times New Roman" w:eastAsiaTheme="minorEastAsia" w:hAnsi="Times New Roman" w:cs="Times New Roman" w:hint="eastAsia"/>
          <w:sz w:val="28"/>
          <w:szCs w:val="20"/>
        </w:rPr>
        <w:t>5</w:t>
      </w:r>
      <w:r w:rsidRPr="001D561C">
        <w:rPr>
          <w:rFonts w:ascii="Times New Roman" w:eastAsiaTheme="minorEastAsia" w:hAnsi="Times New Roman" w:cs="Times New Roman" w:hint="eastAsia"/>
          <w:sz w:val="28"/>
          <w:szCs w:val="20"/>
        </w:rPr>
        <w:t>、</w:t>
      </w:r>
      <w:r w:rsidRPr="001D561C">
        <w:rPr>
          <w:rFonts w:ascii="Times New Roman" w:eastAsiaTheme="minorEastAsia" w:hAnsi="Times New Roman" w:cs="Times New Roman"/>
          <w:sz w:val="28"/>
          <w:szCs w:val="20"/>
        </w:rPr>
        <w:t>根据权利要求</w:t>
      </w:r>
      <w:r w:rsidRPr="001D561C">
        <w:rPr>
          <w:rFonts w:ascii="Times New Roman" w:eastAsiaTheme="minorEastAsia" w:hAnsi="Times New Roman" w:cs="Times New Roman"/>
          <w:sz w:val="28"/>
          <w:szCs w:val="20"/>
        </w:rPr>
        <w:t>1</w:t>
      </w:r>
      <w:r w:rsidRPr="001D561C">
        <w:rPr>
          <w:rFonts w:ascii="Times New Roman" w:eastAsiaTheme="minorEastAsia" w:hAnsi="Times New Roman" w:cs="Times New Roman"/>
          <w:sz w:val="28"/>
          <w:szCs w:val="20"/>
        </w:rPr>
        <w:t>所述主客观可解释的双向图神经网络的蒙古语谣言检测方法，其特征在于，</w:t>
      </w: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hint="eastAsia"/>
          <w:sz w:val="28"/>
          <w:szCs w:val="28"/>
        </w:rPr>
        <w:t>2</w:t>
      </w:r>
      <w:r>
        <w:rPr>
          <w:rFonts w:ascii="Times New Roman" w:eastAsiaTheme="minorEastAsia" w:hAnsi="Times New Roman" w:cs="Times New Roman" w:hint="eastAsia"/>
          <w:sz w:val="28"/>
          <w:szCs w:val="28"/>
        </w:rPr>
        <w:t>，</w:t>
      </w:r>
      <w:bookmarkStart w:id="0" w:name="_Hlk97153016"/>
      <w:r w:rsidR="00E94F1C" w:rsidRPr="001D561C">
        <w:rPr>
          <w:rFonts w:ascii="Times New Roman" w:eastAsiaTheme="minorEastAsia" w:hAnsi="Times New Roman" w:cs="Times New Roman"/>
          <w:sz w:val="28"/>
          <w:szCs w:val="28"/>
        </w:rPr>
        <w:t>所述</w:t>
      </w:r>
      <w:r w:rsidR="00E94F1C" w:rsidRPr="006F155D">
        <w:rPr>
          <w:rFonts w:ascii="Times New Roman" w:eastAsiaTheme="minorEastAsia" w:hAnsi="Times New Roman" w:cs="Times New Roman" w:hint="eastAsia"/>
          <w:sz w:val="28"/>
          <w:szCs w:val="28"/>
        </w:rPr>
        <w:t>证据</w:t>
      </w:r>
      <w:r w:rsidR="00BC10AC" w:rsidRPr="006F155D">
        <w:rPr>
          <w:rFonts w:ascii="Times New Roman" w:eastAsiaTheme="minorEastAsia" w:hAnsi="Times New Roman" w:cs="Times New Roman" w:hint="eastAsia"/>
          <w:sz w:val="28"/>
          <w:szCs w:val="28"/>
        </w:rPr>
        <w:t>星形图</w:t>
      </w:r>
      <w:r w:rsidR="00E94F1C" w:rsidRPr="001D561C">
        <w:rPr>
          <w:rFonts w:ascii="Times New Roman" w:eastAsiaTheme="minorEastAsia" w:hAnsi="Times New Roman" w:cs="Times New Roman"/>
          <w:sz w:val="28"/>
          <w:szCs w:val="28"/>
        </w:rPr>
        <w:t>的创建如下所示：</w:t>
      </w:r>
    </w:p>
    <w:p w14:paraId="382EFD34" w14:textId="77777777" w:rsidR="00E94F1C" w:rsidRPr="001D561C" w:rsidRDefault="00102F83" w:rsidP="00E94F1C">
      <w:pPr>
        <w:widowControl w:val="0"/>
        <w:snapToGrid/>
        <w:spacing w:after="0" w:line="360" w:lineRule="auto"/>
        <w:ind w:firstLineChars="200" w:firstLine="560"/>
        <w:jc w:val="both"/>
        <w:textAlignment w:val="baseline"/>
        <w:rPr>
          <w:rFonts w:ascii="Times New Roman" w:eastAsiaTheme="minorEastAsia" w:hAnsi="Times New Roman" w:cs="Times New Roman"/>
          <w:i/>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e</m:t>
              </m:r>
            </m:sub>
          </m:sSub>
          <m:r>
            <m:rPr>
              <m:aln/>
            </m:rP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rPr>
              </m:ctrlPr>
            </m:d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e</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e</m:t>
                  </m:r>
                </m:sub>
              </m:sSub>
            </m:e>
          </m:d>
          <m:r>
            <m:rPr>
              <m:sty m:val="p"/>
            </m:rPr>
            <w:rPr>
              <w:rFonts w:ascii="Cambria Math" w:eastAsiaTheme="minorEastAsia" w:hAnsi="Cambria Math" w:cs="Times New Roman"/>
              <w:sz w:val="28"/>
              <w:szCs w:val="28"/>
            </w:rPr>
            <w:br/>
          </m:r>
        </m:oMath>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e</m:t>
              </m:r>
            </m:sub>
          </m:sSub>
          <m:r>
            <m:rPr>
              <m:aln/>
            </m:rP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c,</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k</m:t>
                  </m:r>
                </m:sub>
              </m:sSub>
            </m:e>
          </m:d>
          <m:r>
            <m:rPr>
              <m:sty m:val="p"/>
            </m:rPr>
            <w:rPr>
              <w:rFonts w:ascii="Cambria Math" w:eastAsiaTheme="minorEastAsia" w:hAnsi="Cambria Math" w:cs="Times New Roman"/>
              <w:sz w:val="28"/>
              <w:szCs w:val="28"/>
            </w:rPr>
            <w:br/>
          </m:r>
        </m:oMath>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e</m:t>
              </m:r>
            </m:sub>
          </m:sSub>
          <m:r>
            <m:rPr>
              <m:aln/>
            </m:rP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iCs/>
                  <w:sz w:val="28"/>
                  <w:szCs w:val="28"/>
                </w:rPr>
              </m:ctrlPr>
            </m:dPr>
            <m:e>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c,</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c,</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2</m:t>
                      </m:r>
                    </m:sub>
                  </m:sSub>
                </m:e>
              </m:d>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c,</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k</m:t>
                      </m:r>
                    </m:sub>
                  </m:sSub>
                </m:e>
              </m:d>
            </m:e>
          </m:d>
        </m:oMath>
      </m:oMathPara>
    </w:p>
    <w:p w14:paraId="2D5C68AD" w14:textId="2C4C5BF7" w:rsidR="00F032E3" w:rsidRDefault="00E94F1C" w:rsidP="001D561C">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其中，</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e</m:t>
            </m:r>
          </m:sub>
        </m:sSub>
      </m:oMath>
      <w:r w:rsidRPr="001D561C">
        <w:rPr>
          <w:rFonts w:ascii="Times New Roman" w:eastAsiaTheme="minorEastAsia" w:hAnsi="Times New Roman" w:cs="Times New Roman"/>
          <w:iCs/>
          <w:sz w:val="28"/>
          <w:szCs w:val="28"/>
        </w:rPr>
        <w:t>是一个由顶点集</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e</m:t>
            </m:r>
          </m:sub>
        </m:sSub>
      </m:oMath>
      <w:r w:rsidRPr="001D561C">
        <w:rPr>
          <w:rFonts w:ascii="Times New Roman" w:eastAsiaTheme="minorEastAsia" w:hAnsi="Times New Roman" w:cs="Times New Roman"/>
          <w:iCs/>
          <w:sz w:val="28"/>
          <w:szCs w:val="28"/>
        </w:rPr>
        <w:t>和边集</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e</m:t>
            </m:r>
          </m:sub>
        </m:sSub>
      </m:oMath>
      <w:r w:rsidRPr="001D561C">
        <w:rPr>
          <w:rFonts w:ascii="Times New Roman" w:eastAsiaTheme="minorEastAsia" w:hAnsi="Times New Roman" w:cs="Times New Roman"/>
          <w:iCs/>
          <w:sz w:val="28"/>
          <w:szCs w:val="28"/>
        </w:rPr>
        <w:t>组成的证据图对象</w:t>
      </w:r>
      <w:r w:rsidR="000C07F6" w:rsidRPr="001D561C">
        <w:rPr>
          <w:rFonts w:ascii="Times New Roman" w:eastAsiaTheme="minorEastAsia" w:hAnsi="Times New Roman" w:cs="Times New Roman" w:hint="eastAsia"/>
          <w:iCs/>
          <w:sz w:val="28"/>
          <w:szCs w:val="28"/>
        </w:rPr>
        <w:t>，</w:t>
      </w:r>
      <w:r w:rsidRPr="001D561C">
        <w:rPr>
          <w:rFonts w:ascii="Times New Roman" w:eastAsiaTheme="minorEastAsia" w:hAnsi="Times New Roman" w:cs="Times New Roman"/>
          <w:iCs/>
          <w:sz w:val="28"/>
          <w:szCs w:val="28"/>
        </w:rPr>
        <w:t>顶点集</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e</m:t>
            </m:r>
          </m:sub>
        </m:sSub>
      </m:oMath>
      <w:r w:rsidRPr="001D561C">
        <w:rPr>
          <w:rFonts w:ascii="Times New Roman" w:eastAsiaTheme="minorEastAsia" w:hAnsi="Times New Roman" w:cs="Times New Roman"/>
          <w:iCs/>
          <w:sz w:val="28"/>
          <w:szCs w:val="28"/>
        </w:rPr>
        <w:t>包括</w:t>
      </w:r>
      <w:r w:rsidR="00F032E3" w:rsidRPr="00BC00B0">
        <w:rPr>
          <w:rFonts w:ascii="Times New Roman" w:eastAsiaTheme="minorEastAsia" w:hAnsi="Times New Roman" w:cs="Times New Roman" w:hint="eastAsia"/>
          <w:sz w:val="28"/>
          <w:szCs w:val="28"/>
        </w:rPr>
        <w:t>检测对象</w:t>
      </w:r>
      <m:oMath>
        <m:r>
          <w:rPr>
            <w:rFonts w:ascii="Cambria Math" w:eastAsiaTheme="minorEastAsia" w:hAnsi="Cambria Math" w:cs="Times New Roman"/>
            <w:sz w:val="28"/>
            <w:szCs w:val="28"/>
          </w:rPr>
          <m:t>c</m:t>
        </m:r>
      </m:oMath>
      <w:r w:rsidRPr="001D561C">
        <w:rPr>
          <w:rFonts w:ascii="Times New Roman" w:eastAsiaTheme="minorEastAsia" w:hAnsi="Times New Roman" w:cs="Times New Roman"/>
          <w:iCs/>
          <w:sz w:val="28"/>
          <w:szCs w:val="28"/>
        </w:rPr>
        <w:t>和证据句子</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k</m:t>
            </m:r>
          </m:sub>
        </m:sSub>
      </m:oMath>
      <w:r w:rsidRPr="001D561C">
        <w:rPr>
          <w:rFonts w:ascii="Times New Roman" w:eastAsiaTheme="minorEastAsia" w:hAnsi="Times New Roman" w:cs="Times New Roman"/>
          <w:iCs/>
          <w:sz w:val="28"/>
          <w:szCs w:val="28"/>
        </w:rPr>
        <w:t>，</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k</m:t>
            </m:r>
          </m:sub>
        </m:sSub>
      </m:oMath>
      <w:r w:rsidR="00924342" w:rsidRPr="001D561C">
        <w:rPr>
          <w:rFonts w:ascii="Times New Roman" w:eastAsiaTheme="minorEastAsia" w:hAnsi="Times New Roman" w:cs="Times New Roman"/>
          <w:iCs/>
          <w:sz w:val="28"/>
          <w:szCs w:val="28"/>
        </w:rPr>
        <w:t>表示</w:t>
      </w:r>
      <w:r w:rsidR="00924342">
        <w:rPr>
          <w:rFonts w:ascii="Times New Roman" w:eastAsiaTheme="minorEastAsia" w:hAnsi="Times New Roman" w:cs="Times New Roman"/>
          <w:iCs/>
          <w:sz w:val="28"/>
          <w:szCs w:val="28"/>
        </w:rPr>
        <w:t>第</w:t>
      </w:r>
      <m:oMath>
        <m:r>
          <w:rPr>
            <w:rFonts w:ascii="Cambria Math" w:eastAsiaTheme="minorEastAsia" w:hAnsi="Cambria Math" w:cs="Times New Roman"/>
            <w:sz w:val="28"/>
            <w:szCs w:val="28"/>
          </w:rPr>
          <m:t>k</m:t>
        </m:r>
      </m:oMath>
      <w:proofErr w:type="gramStart"/>
      <w:r w:rsidR="00924342">
        <w:rPr>
          <w:rFonts w:ascii="Times New Roman" w:eastAsiaTheme="minorEastAsia" w:hAnsi="Times New Roman" w:cs="Times New Roman" w:hint="eastAsia"/>
          <w:sz w:val="28"/>
          <w:szCs w:val="28"/>
        </w:rPr>
        <w:t>个</w:t>
      </w:r>
      <w:proofErr w:type="gramEnd"/>
      <w:r w:rsidR="00924342" w:rsidRPr="001D561C">
        <w:rPr>
          <w:rFonts w:ascii="Times New Roman" w:eastAsiaTheme="minorEastAsia" w:hAnsi="Times New Roman" w:cs="Times New Roman"/>
          <w:iCs/>
          <w:sz w:val="28"/>
          <w:szCs w:val="28"/>
        </w:rPr>
        <w:t>证据句子</w:t>
      </w:r>
      <w:r w:rsidR="00924342">
        <w:rPr>
          <w:rFonts w:ascii="Times New Roman" w:eastAsiaTheme="minorEastAsia" w:hAnsi="Times New Roman" w:cs="Times New Roman"/>
          <w:iCs/>
          <w:sz w:val="28"/>
          <w:szCs w:val="28"/>
        </w:rPr>
        <w:t>，</w:t>
      </w:r>
      <w:r w:rsidRPr="001D561C">
        <w:rPr>
          <w:rFonts w:ascii="Times New Roman" w:eastAsiaTheme="minorEastAsia" w:hAnsi="Times New Roman" w:cs="Times New Roman"/>
          <w:iCs/>
          <w:sz w:val="28"/>
          <w:szCs w:val="28"/>
        </w:rPr>
        <w:t>边缘集</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e</m:t>
            </m:r>
          </m:sub>
        </m:sSub>
      </m:oMath>
      <w:r w:rsidRPr="001D561C">
        <w:rPr>
          <w:rFonts w:ascii="Times New Roman" w:eastAsiaTheme="minorEastAsia" w:hAnsi="Times New Roman" w:cs="Times New Roman"/>
          <w:iCs/>
          <w:sz w:val="28"/>
          <w:szCs w:val="28"/>
        </w:rPr>
        <w:t>表示</w:t>
      </w:r>
      <w:r w:rsidR="00C861D3">
        <w:rPr>
          <w:rFonts w:ascii="Times New Roman" w:eastAsiaTheme="minorEastAsia" w:hAnsi="Times New Roman" w:cs="Times New Roman"/>
          <w:iCs/>
          <w:sz w:val="28"/>
          <w:szCs w:val="28"/>
        </w:rPr>
        <w:t>各</w:t>
      </w:r>
      <w:r w:rsidRPr="001D561C">
        <w:rPr>
          <w:rFonts w:ascii="Times New Roman" w:eastAsiaTheme="minorEastAsia" w:hAnsi="Times New Roman" w:cs="Times New Roman"/>
          <w:iCs/>
          <w:sz w:val="28"/>
          <w:szCs w:val="28"/>
        </w:rPr>
        <w:t>证据句子和</w:t>
      </w:r>
      <w:r w:rsidR="00F032E3" w:rsidRPr="00BC00B0">
        <w:rPr>
          <w:rFonts w:ascii="Times New Roman" w:eastAsiaTheme="minorEastAsia" w:hAnsi="Times New Roman" w:cs="Times New Roman" w:hint="eastAsia"/>
          <w:sz w:val="28"/>
          <w:szCs w:val="28"/>
        </w:rPr>
        <w:t>检测对象</w:t>
      </w:r>
      <w:r w:rsidRPr="001D561C">
        <w:rPr>
          <w:rFonts w:ascii="Times New Roman" w:eastAsiaTheme="minorEastAsia" w:hAnsi="Times New Roman" w:cs="Times New Roman"/>
          <w:iCs/>
          <w:sz w:val="28"/>
          <w:szCs w:val="28"/>
        </w:rPr>
        <w:t>之间的关系。</w:t>
      </w:r>
      <w:bookmarkEnd w:id="0"/>
    </w:p>
    <w:p w14:paraId="06D5D02A" w14:textId="21BB17A7" w:rsidR="00DC5A05" w:rsidRDefault="005E231D" w:rsidP="00DC5A05">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Pr>
          <w:rFonts w:ascii="Times New Roman" w:eastAsiaTheme="minorEastAsia" w:hAnsi="Times New Roman" w:cs="Times New Roman"/>
          <w:sz w:val="28"/>
          <w:szCs w:val="20"/>
        </w:rPr>
        <w:t>6</w:t>
      </w:r>
      <w:r w:rsidR="00793151" w:rsidRPr="001D561C">
        <w:rPr>
          <w:rFonts w:ascii="Times New Roman" w:eastAsiaTheme="minorEastAsia" w:hAnsi="Times New Roman" w:cs="Times New Roman" w:hint="eastAsia"/>
          <w:sz w:val="28"/>
          <w:szCs w:val="20"/>
        </w:rPr>
        <w:t>、</w:t>
      </w:r>
      <w:r w:rsidR="00793151" w:rsidRPr="001D561C">
        <w:rPr>
          <w:rFonts w:ascii="Times New Roman" w:eastAsiaTheme="minorEastAsia" w:hAnsi="Times New Roman" w:cs="Times New Roman"/>
          <w:sz w:val="28"/>
          <w:szCs w:val="20"/>
        </w:rPr>
        <w:t>根据权利要求</w:t>
      </w:r>
      <w:r w:rsidR="00793151" w:rsidRPr="001D561C">
        <w:rPr>
          <w:rFonts w:ascii="Times New Roman" w:eastAsiaTheme="minorEastAsia" w:hAnsi="Times New Roman" w:cs="Times New Roman"/>
          <w:sz w:val="28"/>
          <w:szCs w:val="20"/>
        </w:rPr>
        <w:t>1</w:t>
      </w:r>
      <w:r w:rsidR="00793151" w:rsidRPr="001D561C">
        <w:rPr>
          <w:rFonts w:ascii="Times New Roman" w:eastAsiaTheme="minorEastAsia" w:hAnsi="Times New Roman" w:cs="Times New Roman"/>
          <w:sz w:val="28"/>
          <w:szCs w:val="20"/>
        </w:rPr>
        <w:t>所述主客观可解释的双向图神经网络的蒙古语谣言检测方法，其特征在于，</w:t>
      </w:r>
      <w:r w:rsidR="00A5729A">
        <w:rPr>
          <w:rFonts w:ascii="Times New Roman" w:eastAsiaTheme="minorEastAsia" w:hAnsi="Times New Roman" w:cs="Times New Roman"/>
          <w:sz w:val="28"/>
          <w:szCs w:val="20"/>
        </w:rPr>
        <w:t>所述</w:t>
      </w:r>
      <w:r w:rsidR="00793151" w:rsidRPr="001D561C">
        <w:rPr>
          <w:rFonts w:ascii="Times New Roman" w:eastAsiaTheme="minorEastAsia" w:hAnsi="Times New Roman" w:cs="Times New Roman"/>
          <w:sz w:val="28"/>
          <w:szCs w:val="28"/>
        </w:rPr>
        <w:t>步骤</w:t>
      </w:r>
      <w:r w:rsidR="0093799B">
        <w:rPr>
          <w:rFonts w:ascii="Times New Roman" w:eastAsiaTheme="minorEastAsia" w:hAnsi="Times New Roman" w:cs="Times New Roman" w:hint="eastAsia"/>
          <w:sz w:val="28"/>
          <w:szCs w:val="28"/>
        </w:rPr>
        <w:t>3</w:t>
      </w:r>
      <w:r w:rsidR="00793151" w:rsidRPr="001D561C">
        <w:rPr>
          <w:rFonts w:ascii="Times New Roman" w:eastAsiaTheme="minorEastAsia" w:hAnsi="Times New Roman" w:cs="Times New Roman" w:hint="eastAsia"/>
          <w:sz w:val="28"/>
          <w:szCs w:val="28"/>
        </w:rPr>
        <w:t>，</w:t>
      </w:r>
      <w:r w:rsidR="00D2410E" w:rsidRPr="001D561C">
        <w:rPr>
          <w:rFonts w:ascii="Times New Roman" w:eastAsiaTheme="minorEastAsia" w:hAnsi="Times New Roman" w:cs="Times New Roman"/>
          <w:sz w:val="28"/>
          <w:szCs w:val="28"/>
        </w:rPr>
        <w:t>谣言检测模型中</w:t>
      </w:r>
      <w:r w:rsidR="00D2410E" w:rsidRPr="001D561C">
        <w:rPr>
          <w:rFonts w:ascii="Times New Roman" w:eastAsiaTheme="minorEastAsia" w:hAnsi="Times New Roman" w:cs="Times New Roman" w:hint="eastAsia"/>
          <w:sz w:val="28"/>
          <w:szCs w:val="28"/>
        </w:rPr>
        <w:t>，</w:t>
      </w:r>
      <w:r w:rsidR="008D23B5" w:rsidRPr="001D561C">
        <w:rPr>
          <w:rFonts w:ascii="Times New Roman" w:eastAsiaTheme="minorEastAsia" w:hAnsi="Times New Roman" w:cs="Times New Roman"/>
          <w:sz w:val="28"/>
          <w:szCs w:val="28"/>
        </w:rPr>
        <w:t>通过自顶向下的</w:t>
      </w:r>
      <w:r w:rsidR="008D23B5">
        <w:rPr>
          <w:rFonts w:ascii="Times New Roman" w:eastAsiaTheme="minorEastAsia" w:hAnsi="Times New Roman" w:cs="Times New Roman"/>
          <w:sz w:val="28"/>
          <w:szCs w:val="28"/>
        </w:rPr>
        <w:t>图卷积神经网络</w:t>
      </w:r>
      <w:r w:rsidR="008D23B5" w:rsidRPr="001D561C">
        <w:rPr>
          <w:rFonts w:ascii="Times New Roman" w:eastAsiaTheme="minorEastAsia" w:hAnsi="Times New Roman" w:cs="Times New Roman"/>
          <w:sz w:val="28"/>
          <w:szCs w:val="28"/>
        </w:rPr>
        <w:t>获得谣言</w:t>
      </w:r>
      <w:r w:rsidR="004A7BE1">
        <w:rPr>
          <w:rFonts w:ascii="Times New Roman" w:eastAsiaTheme="minorEastAsia" w:hAnsi="Times New Roman" w:cs="Times New Roman"/>
          <w:sz w:val="28"/>
          <w:szCs w:val="28"/>
        </w:rPr>
        <w:t>传播</w:t>
      </w:r>
      <w:r w:rsidR="008D23B5" w:rsidRPr="001D561C">
        <w:rPr>
          <w:rFonts w:ascii="Times New Roman" w:eastAsiaTheme="minorEastAsia" w:hAnsi="Times New Roman" w:cs="Times New Roman"/>
          <w:sz w:val="28"/>
          <w:szCs w:val="28"/>
        </w:rPr>
        <w:t>特征</w:t>
      </w:r>
      <w:r w:rsidR="008D23B5">
        <w:rPr>
          <w:rFonts w:ascii="Times New Roman" w:eastAsiaTheme="minorEastAsia" w:hAnsi="Times New Roman" w:cs="Times New Roman"/>
          <w:sz w:val="28"/>
          <w:szCs w:val="28"/>
        </w:rPr>
        <w:t>，</w:t>
      </w:r>
      <w:r w:rsidR="004A7BE1" w:rsidRPr="001D561C">
        <w:rPr>
          <w:rFonts w:ascii="Times New Roman" w:eastAsiaTheme="minorEastAsia" w:hAnsi="Times New Roman" w:cs="Times New Roman"/>
          <w:sz w:val="28"/>
          <w:szCs w:val="28"/>
        </w:rPr>
        <w:t>通过自底向上的</w:t>
      </w:r>
      <w:r w:rsidR="004A7BE1">
        <w:rPr>
          <w:rFonts w:ascii="Times New Roman" w:eastAsiaTheme="minorEastAsia" w:hAnsi="Times New Roman" w:cs="Times New Roman"/>
          <w:sz w:val="28"/>
          <w:szCs w:val="28"/>
        </w:rPr>
        <w:t>图卷积神经网络</w:t>
      </w:r>
      <w:r w:rsidR="004A7BE1" w:rsidRPr="001D561C">
        <w:rPr>
          <w:rFonts w:ascii="Times New Roman" w:eastAsiaTheme="minorEastAsia" w:hAnsi="Times New Roman" w:cs="Times New Roman"/>
          <w:sz w:val="28"/>
          <w:szCs w:val="28"/>
        </w:rPr>
        <w:t>获得</w:t>
      </w:r>
      <w:r w:rsidR="004A7BE1">
        <w:rPr>
          <w:rFonts w:ascii="Times New Roman" w:eastAsiaTheme="minorEastAsia" w:hAnsi="Times New Roman" w:cs="Times New Roman"/>
          <w:sz w:val="28"/>
          <w:szCs w:val="28"/>
        </w:rPr>
        <w:t>谣言</w:t>
      </w:r>
      <w:r w:rsidR="004A7BE1" w:rsidRPr="001D561C">
        <w:rPr>
          <w:rFonts w:ascii="Times New Roman" w:eastAsiaTheme="minorEastAsia" w:hAnsi="Times New Roman" w:cs="Times New Roman"/>
          <w:sz w:val="28"/>
          <w:szCs w:val="28"/>
        </w:rPr>
        <w:t>扩散特征</w:t>
      </w:r>
      <w:r w:rsidR="00453BB8">
        <w:rPr>
          <w:rFonts w:ascii="Times New Roman" w:eastAsiaTheme="minorEastAsia" w:hAnsi="Times New Roman" w:cs="Times New Roman" w:hint="eastAsia"/>
          <w:sz w:val="28"/>
          <w:szCs w:val="28"/>
        </w:rPr>
        <w:t>；所述</w:t>
      </w:r>
      <w:r w:rsidR="00DC5A05" w:rsidRPr="001D561C">
        <w:rPr>
          <w:rFonts w:ascii="Times New Roman" w:eastAsiaTheme="minorEastAsia" w:hAnsi="Times New Roman" w:cs="Times New Roman"/>
          <w:sz w:val="28"/>
          <w:szCs w:val="28"/>
        </w:rPr>
        <w:t>自底向上的</w:t>
      </w:r>
      <w:r w:rsidR="00DC5A05">
        <w:rPr>
          <w:rFonts w:ascii="Times New Roman" w:eastAsiaTheme="minorEastAsia" w:hAnsi="Times New Roman" w:cs="Times New Roman"/>
          <w:sz w:val="28"/>
          <w:szCs w:val="28"/>
        </w:rPr>
        <w:t>图卷积神经网络</w:t>
      </w:r>
      <w:r w:rsidR="00453BB8">
        <w:rPr>
          <w:rFonts w:ascii="Times New Roman" w:eastAsiaTheme="minorEastAsia" w:hAnsi="Times New Roman" w:cs="Times New Roman" w:hint="eastAsia"/>
          <w:sz w:val="28"/>
          <w:szCs w:val="28"/>
        </w:rPr>
        <w:t>，</w:t>
      </w:r>
      <w:r w:rsidR="00670F54">
        <w:rPr>
          <w:rFonts w:ascii="Times New Roman" w:eastAsiaTheme="minorEastAsia" w:hAnsi="Times New Roman" w:cs="Times New Roman" w:hint="eastAsia"/>
          <w:sz w:val="28"/>
          <w:szCs w:val="28"/>
        </w:rPr>
        <w:t>递归访问从底部的叶子节点到根节点的每个节点，</w:t>
      </w:r>
      <w:r w:rsidR="00D468F1" w:rsidRPr="00D468F1">
        <w:rPr>
          <w:rFonts w:ascii="Times New Roman" w:eastAsiaTheme="minorEastAsia" w:hAnsi="Times New Roman" w:cs="Times New Roman" w:hint="eastAsia"/>
          <w:sz w:val="28"/>
          <w:szCs w:val="28"/>
        </w:rPr>
        <w:t>为每个子树生成一个特征向量，</w:t>
      </w:r>
      <w:r w:rsidR="00E4512F">
        <w:rPr>
          <w:rFonts w:ascii="Times New Roman" w:eastAsiaTheme="minorEastAsia" w:hAnsi="Times New Roman" w:cs="Times New Roman" w:hint="eastAsia"/>
          <w:sz w:val="28"/>
          <w:szCs w:val="28"/>
        </w:rPr>
        <w:t>使得</w:t>
      </w:r>
      <w:r w:rsidR="00D468F1" w:rsidRPr="00D468F1">
        <w:rPr>
          <w:rFonts w:ascii="Times New Roman" w:eastAsiaTheme="minorEastAsia" w:hAnsi="Times New Roman" w:cs="Times New Roman" w:hint="eastAsia"/>
          <w:sz w:val="28"/>
          <w:szCs w:val="28"/>
        </w:rPr>
        <w:t>具有相似上下文的子树被投影到表示空间中的邻近区域</w:t>
      </w:r>
      <w:r w:rsidR="000726AD">
        <w:rPr>
          <w:rFonts w:ascii="Times New Roman" w:eastAsiaTheme="minorEastAsia" w:hAnsi="Times New Roman" w:cs="Times New Roman" w:hint="eastAsia"/>
          <w:sz w:val="28"/>
          <w:szCs w:val="28"/>
        </w:rPr>
        <w:t>；</w:t>
      </w:r>
      <w:r w:rsidR="00E4512F">
        <w:rPr>
          <w:rFonts w:ascii="Times New Roman" w:eastAsiaTheme="minorEastAsia" w:hAnsi="Times New Roman" w:cs="Times New Roman" w:hint="eastAsia"/>
          <w:sz w:val="28"/>
          <w:szCs w:val="28"/>
        </w:rPr>
        <w:t>所述</w:t>
      </w:r>
      <w:r w:rsidR="00DC5A05" w:rsidRPr="001D561C">
        <w:rPr>
          <w:rFonts w:ascii="Times New Roman" w:eastAsiaTheme="minorEastAsia" w:hAnsi="Times New Roman" w:cs="Times New Roman"/>
          <w:sz w:val="28"/>
          <w:szCs w:val="28"/>
        </w:rPr>
        <w:t>自顶向下的</w:t>
      </w:r>
      <w:r w:rsidR="00DC5A05">
        <w:rPr>
          <w:rFonts w:ascii="Times New Roman" w:eastAsiaTheme="minorEastAsia" w:hAnsi="Times New Roman" w:cs="Times New Roman"/>
          <w:sz w:val="28"/>
          <w:szCs w:val="28"/>
        </w:rPr>
        <w:t>图卷积神经网络</w:t>
      </w:r>
      <w:r w:rsidR="00E4512F">
        <w:rPr>
          <w:rFonts w:ascii="Times New Roman" w:eastAsiaTheme="minorEastAsia" w:hAnsi="Times New Roman" w:cs="Times New Roman" w:hint="eastAsia"/>
          <w:sz w:val="28"/>
          <w:szCs w:val="28"/>
        </w:rPr>
        <w:t>，</w:t>
      </w:r>
      <w:r w:rsidR="00D468F1" w:rsidRPr="00D468F1">
        <w:rPr>
          <w:rFonts w:ascii="Times New Roman" w:eastAsiaTheme="minorEastAsia" w:hAnsi="Times New Roman" w:cs="Times New Roman" w:hint="eastAsia"/>
          <w:sz w:val="28"/>
          <w:szCs w:val="28"/>
        </w:rPr>
        <w:t>为每个</w:t>
      </w:r>
      <w:r w:rsidR="008754D4">
        <w:rPr>
          <w:rFonts w:ascii="Times New Roman" w:eastAsiaTheme="minorEastAsia" w:hAnsi="Times New Roman" w:cs="Times New Roman" w:hint="eastAsia"/>
          <w:sz w:val="28"/>
          <w:szCs w:val="28"/>
        </w:rPr>
        <w:t>源帖子</w:t>
      </w:r>
      <w:r w:rsidR="00D468F1" w:rsidRPr="00D468F1">
        <w:rPr>
          <w:rFonts w:ascii="Times New Roman" w:eastAsiaTheme="minorEastAsia" w:hAnsi="Times New Roman" w:cs="Times New Roman" w:hint="eastAsia"/>
          <w:sz w:val="28"/>
          <w:szCs w:val="28"/>
        </w:rPr>
        <w:t>生成一个</w:t>
      </w:r>
      <w:r w:rsidR="000726AD" w:rsidRPr="00D468F1">
        <w:rPr>
          <w:rFonts w:ascii="Times New Roman" w:eastAsiaTheme="minorEastAsia" w:hAnsi="Times New Roman" w:cs="Times New Roman" w:hint="eastAsia"/>
          <w:sz w:val="28"/>
          <w:szCs w:val="28"/>
        </w:rPr>
        <w:t>考虑其传播路径</w:t>
      </w:r>
      <w:r w:rsidR="000726AD">
        <w:rPr>
          <w:rFonts w:ascii="Times New Roman" w:eastAsiaTheme="minorEastAsia" w:hAnsi="Times New Roman" w:cs="Times New Roman" w:hint="eastAsia"/>
          <w:sz w:val="28"/>
          <w:szCs w:val="28"/>
        </w:rPr>
        <w:t>的</w:t>
      </w:r>
      <w:r w:rsidR="00D468F1" w:rsidRPr="00D468F1">
        <w:rPr>
          <w:rFonts w:ascii="Times New Roman" w:eastAsiaTheme="minorEastAsia" w:hAnsi="Times New Roman" w:cs="Times New Roman" w:hint="eastAsia"/>
          <w:sz w:val="28"/>
          <w:szCs w:val="28"/>
        </w:rPr>
        <w:t>增强特征向量，</w:t>
      </w:r>
      <w:r w:rsidR="00E4512F">
        <w:rPr>
          <w:rFonts w:ascii="Times New Roman" w:eastAsiaTheme="minorEastAsia" w:hAnsi="Times New Roman" w:cs="Times New Roman" w:hint="eastAsia"/>
          <w:sz w:val="28"/>
          <w:szCs w:val="28"/>
        </w:rPr>
        <w:t>每个节点的表示通过组合它自己的输入和它的父节点计算</w:t>
      </w:r>
      <w:r w:rsidR="00011676">
        <w:rPr>
          <w:rFonts w:ascii="Times New Roman" w:eastAsiaTheme="minorEastAsia" w:hAnsi="Times New Roman" w:cs="Times New Roman" w:hint="eastAsia"/>
          <w:sz w:val="28"/>
          <w:szCs w:val="28"/>
        </w:rPr>
        <w:t>，</w:t>
      </w:r>
      <w:r w:rsidR="00011676" w:rsidRPr="00011676">
        <w:rPr>
          <w:rFonts w:ascii="Times New Roman" w:eastAsiaTheme="minorEastAsia" w:hAnsi="Times New Roman" w:cs="Times New Roman" w:hint="eastAsia"/>
          <w:sz w:val="28"/>
          <w:szCs w:val="28"/>
        </w:rPr>
        <w:t>从根节点递归地进行到其子节点，直到到达所有</w:t>
      </w:r>
      <w:r w:rsidR="00E4512F">
        <w:rPr>
          <w:rFonts w:ascii="Times New Roman" w:eastAsiaTheme="minorEastAsia" w:hAnsi="Times New Roman" w:cs="Times New Roman" w:hint="eastAsia"/>
          <w:sz w:val="28"/>
          <w:szCs w:val="28"/>
        </w:rPr>
        <w:t>叶子节点，</w:t>
      </w:r>
      <w:r w:rsidR="00E9636A">
        <w:rPr>
          <w:rFonts w:ascii="Times New Roman" w:eastAsiaTheme="minorEastAsia" w:hAnsi="Times New Roman" w:cs="Times New Roman" w:hint="eastAsia"/>
          <w:sz w:val="28"/>
          <w:szCs w:val="28"/>
        </w:rPr>
        <w:t>其中根节点代表</w:t>
      </w:r>
      <w:r w:rsidR="008754D4">
        <w:rPr>
          <w:rFonts w:ascii="Times New Roman" w:eastAsiaTheme="minorEastAsia" w:hAnsi="Times New Roman" w:cs="Times New Roman" w:hint="eastAsia"/>
          <w:sz w:val="28"/>
          <w:szCs w:val="28"/>
        </w:rPr>
        <w:t>源帖子</w:t>
      </w:r>
      <w:r w:rsidR="00E9636A">
        <w:rPr>
          <w:rFonts w:ascii="Times New Roman" w:eastAsiaTheme="minorEastAsia" w:hAnsi="Times New Roman" w:cs="Times New Roman" w:hint="eastAsia"/>
          <w:sz w:val="28"/>
          <w:szCs w:val="28"/>
        </w:rPr>
        <w:t>，子节点代表对父节点做出的评论和转发</w:t>
      </w:r>
      <w:r w:rsidR="00625FF7">
        <w:rPr>
          <w:rFonts w:ascii="Times New Roman" w:eastAsiaTheme="minorEastAsia" w:hAnsi="Times New Roman" w:cs="Times New Roman" w:hint="eastAsia"/>
          <w:sz w:val="28"/>
          <w:szCs w:val="28"/>
        </w:rPr>
        <w:t>，</w:t>
      </w:r>
      <w:r w:rsidR="00625FF7" w:rsidRPr="00625FF7">
        <w:rPr>
          <w:rFonts w:ascii="Times New Roman" w:eastAsiaTheme="minorEastAsia" w:hAnsi="Times New Roman" w:cs="Times New Roman" w:hint="eastAsia"/>
          <w:sz w:val="28"/>
          <w:szCs w:val="28"/>
        </w:rPr>
        <w:t>每个节点通过其回复关系连接起来。</w:t>
      </w:r>
    </w:p>
    <w:p w14:paraId="6F9006C4" w14:textId="50CDE602" w:rsidR="00F07B7D" w:rsidRDefault="005E231D" w:rsidP="00A37F63">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Pr>
          <w:rFonts w:ascii="Times New Roman" w:eastAsiaTheme="minorEastAsia" w:hAnsi="Times New Roman" w:cs="Times New Roman"/>
          <w:sz w:val="28"/>
          <w:szCs w:val="20"/>
        </w:rPr>
        <w:t>7</w:t>
      </w:r>
      <w:r w:rsidR="002F4629" w:rsidRPr="001D561C">
        <w:rPr>
          <w:rFonts w:ascii="Times New Roman" w:eastAsiaTheme="minorEastAsia" w:hAnsi="Times New Roman" w:cs="Times New Roman" w:hint="eastAsia"/>
          <w:sz w:val="28"/>
          <w:szCs w:val="20"/>
        </w:rPr>
        <w:t>、</w:t>
      </w:r>
      <w:r w:rsidR="002F4629" w:rsidRPr="001D561C">
        <w:rPr>
          <w:rFonts w:ascii="Times New Roman" w:eastAsiaTheme="minorEastAsia" w:hAnsi="Times New Roman" w:cs="Times New Roman"/>
          <w:sz w:val="28"/>
          <w:szCs w:val="20"/>
        </w:rPr>
        <w:t>根据权利要求</w:t>
      </w:r>
      <w:r w:rsidR="002F4629" w:rsidRPr="001D561C">
        <w:rPr>
          <w:rFonts w:ascii="Times New Roman" w:eastAsiaTheme="minorEastAsia" w:hAnsi="Times New Roman" w:cs="Times New Roman"/>
          <w:sz w:val="28"/>
          <w:szCs w:val="20"/>
        </w:rPr>
        <w:t>1</w:t>
      </w:r>
      <w:r w:rsidR="002F4629" w:rsidRPr="001D561C">
        <w:rPr>
          <w:rFonts w:ascii="Times New Roman" w:eastAsiaTheme="minorEastAsia" w:hAnsi="Times New Roman" w:cs="Times New Roman"/>
          <w:sz w:val="28"/>
          <w:szCs w:val="20"/>
        </w:rPr>
        <w:t>所述主客观可解释的双向图神经网络的蒙古语谣言检测方法，其特征在于，</w:t>
      </w:r>
      <w:r w:rsidR="001F634B">
        <w:rPr>
          <w:rFonts w:ascii="Times New Roman" w:eastAsiaTheme="minorEastAsia" w:hAnsi="Times New Roman" w:cs="Times New Roman"/>
          <w:sz w:val="28"/>
          <w:szCs w:val="20"/>
        </w:rPr>
        <w:t>所述</w:t>
      </w:r>
      <w:r w:rsidR="002F4629" w:rsidRPr="001D561C">
        <w:rPr>
          <w:rFonts w:ascii="Times New Roman" w:eastAsiaTheme="minorEastAsia" w:hAnsi="Times New Roman" w:cs="Times New Roman"/>
          <w:sz w:val="28"/>
          <w:szCs w:val="28"/>
        </w:rPr>
        <w:t>步骤</w:t>
      </w:r>
      <w:r w:rsidR="00CE6848">
        <w:rPr>
          <w:rFonts w:ascii="Times New Roman" w:eastAsiaTheme="minorEastAsia" w:hAnsi="Times New Roman" w:cs="Times New Roman" w:hint="eastAsia"/>
          <w:sz w:val="28"/>
          <w:szCs w:val="28"/>
        </w:rPr>
        <w:t>4</w:t>
      </w:r>
      <w:r w:rsidR="002F4629" w:rsidRPr="001D561C">
        <w:rPr>
          <w:rFonts w:ascii="Times New Roman" w:eastAsiaTheme="minorEastAsia" w:hAnsi="Times New Roman" w:cs="Times New Roman" w:hint="eastAsia"/>
          <w:sz w:val="28"/>
          <w:szCs w:val="28"/>
        </w:rPr>
        <w:t>，</w:t>
      </w:r>
      <w:r w:rsidR="0068511B" w:rsidRPr="00D061CD">
        <w:rPr>
          <w:rFonts w:ascii="Times New Roman" w:eastAsiaTheme="minorEastAsia" w:hAnsi="Times New Roman" w:cs="Times New Roman"/>
          <w:sz w:val="28"/>
          <w:szCs w:val="28"/>
        </w:rPr>
        <w:t>基于双向树结构和星形结构的信息传输的</w:t>
      </w:r>
      <w:r w:rsidR="0068511B" w:rsidRPr="00D061CD">
        <w:rPr>
          <w:rFonts w:ascii="Times New Roman" w:eastAsiaTheme="minorEastAsia" w:hAnsi="Times New Roman" w:cs="Times New Roman"/>
          <w:sz w:val="28"/>
          <w:szCs w:val="28"/>
        </w:rPr>
        <w:t>K</w:t>
      </w:r>
      <w:r w:rsidR="0068511B" w:rsidRPr="00D061CD">
        <w:rPr>
          <w:rFonts w:ascii="Times New Roman" w:eastAsiaTheme="minorEastAsia" w:hAnsi="Times New Roman" w:cs="Times New Roman"/>
          <w:sz w:val="28"/>
          <w:szCs w:val="28"/>
        </w:rPr>
        <w:t>次迭代，</w:t>
      </w:r>
      <w:r w:rsidR="00873374" w:rsidRPr="00D061CD">
        <w:rPr>
          <w:rFonts w:ascii="Times New Roman" w:eastAsiaTheme="minorEastAsia" w:hAnsi="Times New Roman" w:cs="Times New Roman" w:hint="eastAsia"/>
          <w:sz w:val="28"/>
          <w:szCs w:val="28"/>
        </w:rPr>
        <w:t>每迭代一次</w:t>
      </w:r>
      <w:r w:rsidR="007A39CB" w:rsidRPr="00D061CD">
        <w:rPr>
          <w:rFonts w:ascii="Times New Roman" w:eastAsiaTheme="minorEastAsia" w:hAnsi="Times New Roman" w:cs="Times New Roman" w:hint="eastAsia"/>
          <w:sz w:val="28"/>
          <w:szCs w:val="28"/>
        </w:rPr>
        <w:t>，两个结构</w:t>
      </w:r>
      <w:r w:rsidR="001F634B">
        <w:rPr>
          <w:rFonts w:ascii="Times New Roman" w:eastAsiaTheme="minorEastAsia" w:hAnsi="Times New Roman" w:cs="Times New Roman" w:hint="eastAsia"/>
          <w:sz w:val="28"/>
          <w:szCs w:val="28"/>
        </w:rPr>
        <w:t>即</w:t>
      </w:r>
      <w:r w:rsidR="007A39CB" w:rsidRPr="00D061CD">
        <w:rPr>
          <w:rFonts w:ascii="Times New Roman" w:eastAsiaTheme="minorEastAsia" w:hAnsi="Times New Roman" w:cs="Times New Roman" w:hint="eastAsia"/>
          <w:sz w:val="28"/>
          <w:szCs w:val="28"/>
        </w:rPr>
        <w:t>更新一次参数</w:t>
      </w:r>
      <w:r w:rsidR="00F71D7E">
        <w:rPr>
          <w:rFonts w:ascii="Times New Roman" w:eastAsiaTheme="minorEastAsia" w:hAnsi="Times New Roman" w:cs="Times New Roman" w:hint="eastAsia"/>
          <w:sz w:val="28"/>
          <w:szCs w:val="28"/>
        </w:rPr>
        <w:t>；</w:t>
      </w:r>
      <w:r w:rsidR="002F4629" w:rsidRPr="001D561C">
        <w:rPr>
          <w:rFonts w:ascii="Times New Roman" w:eastAsiaTheme="minorEastAsia" w:hAnsi="Times New Roman" w:cs="Times New Roman" w:hint="eastAsia"/>
          <w:sz w:val="28"/>
          <w:szCs w:val="28"/>
        </w:rPr>
        <w:t>利用</w:t>
      </w:r>
      <w:r w:rsidR="002F4629" w:rsidRPr="001D561C">
        <w:rPr>
          <w:rFonts w:ascii="Times New Roman" w:eastAsiaTheme="minorEastAsia" w:hAnsi="Times New Roman" w:cs="Times New Roman"/>
          <w:sz w:val="28"/>
          <w:szCs w:val="28"/>
        </w:rPr>
        <w:t>最大</w:t>
      </w:r>
      <w:r w:rsidR="002F4629" w:rsidRPr="001D561C">
        <w:rPr>
          <w:rFonts w:ascii="Times New Roman" w:eastAsiaTheme="minorEastAsia" w:hAnsi="Times New Roman" w:cs="Times New Roman" w:hint="eastAsia"/>
          <w:sz w:val="28"/>
          <w:szCs w:val="28"/>
        </w:rPr>
        <w:t>聚合器将</w:t>
      </w:r>
      <w:r w:rsidR="00021864">
        <w:rPr>
          <w:rFonts w:ascii="Times New Roman" w:eastAsiaTheme="minorEastAsia" w:hAnsi="Times New Roman" w:cs="Times New Roman" w:hint="eastAsia"/>
          <w:sz w:val="28"/>
          <w:szCs w:val="28"/>
        </w:rPr>
        <w:t>谣言检测嵌入结果和证据嵌入结果</w:t>
      </w:r>
      <w:r w:rsidR="002F4629" w:rsidRPr="001D561C">
        <w:rPr>
          <w:rFonts w:ascii="Times New Roman" w:eastAsiaTheme="minorEastAsia" w:hAnsi="Times New Roman" w:cs="Times New Roman"/>
          <w:sz w:val="28"/>
          <w:szCs w:val="28"/>
        </w:rPr>
        <w:t>的表示聚合</w:t>
      </w:r>
      <w:r w:rsidR="00D061CD">
        <w:rPr>
          <w:rFonts w:ascii="Times New Roman" w:eastAsiaTheme="minorEastAsia" w:hAnsi="Times New Roman" w:cs="Times New Roman" w:hint="eastAsia"/>
          <w:sz w:val="28"/>
          <w:szCs w:val="28"/>
        </w:rPr>
        <w:t>并</w:t>
      </w:r>
      <w:r w:rsidR="002F4629" w:rsidRPr="001D561C">
        <w:rPr>
          <w:rFonts w:ascii="Times New Roman" w:eastAsiaTheme="minorEastAsia" w:hAnsi="Times New Roman" w:cs="Times New Roman"/>
          <w:sz w:val="28"/>
          <w:szCs w:val="28"/>
        </w:rPr>
        <w:t>连接在一起</w:t>
      </w:r>
      <w:r w:rsidR="002F4629" w:rsidRPr="001D561C">
        <w:rPr>
          <w:rFonts w:ascii="Times New Roman" w:eastAsiaTheme="minorEastAsia" w:hAnsi="Times New Roman" w:cs="Times New Roman" w:hint="eastAsia"/>
          <w:sz w:val="28"/>
          <w:szCs w:val="28"/>
        </w:rPr>
        <w:t>，</w:t>
      </w:r>
      <w:r w:rsidR="002F4629" w:rsidRPr="001D561C">
        <w:rPr>
          <w:rFonts w:ascii="Times New Roman" w:eastAsiaTheme="minorEastAsia" w:hAnsi="Times New Roman" w:cs="Times New Roman"/>
          <w:sz w:val="28"/>
          <w:szCs w:val="28"/>
        </w:rPr>
        <w:t>传递到</w:t>
      </w:r>
      <w:r w:rsidR="00C23D8F">
        <w:rPr>
          <w:rFonts w:ascii="Times New Roman" w:eastAsiaTheme="minorEastAsia" w:hAnsi="Times New Roman" w:cs="Times New Roman"/>
          <w:sz w:val="28"/>
          <w:szCs w:val="28"/>
        </w:rPr>
        <w:t>多层感知机</w:t>
      </w:r>
      <w:r w:rsidR="002F4629" w:rsidRPr="001D561C">
        <w:rPr>
          <w:rFonts w:ascii="Times New Roman" w:eastAsiaTheme="minorEastAsia" w:hAnsi="Times New Roman" w:cs="Times New Roman"/>
          <w:sz w:val="28"/>
          <w:szCs w:val="28"/>
        </w:rPr>
        <w:t>中进</w:t>
      </w:r>
      <w:r w:rsidR="002F4629" w:rsidRPr="001D561C">
        <w:rPr>
          <w:rFonts w:ascii="Times New Roman" w:eastAsiaTheme="minorEastAsia" w:hAnsi="Times New Roman" w:cs="Times New Roman"/>
          <w:sz w:val="28"/>
          <w:szCs w:val="28"/>
        </w:rPr>
        <w:lastRenderedPageBreak/>
        <w:t>行最终预测</w:t>
      </w:r>
      <w:r w:rsidR="002F4629" w:rsidRPr="001D561C">
        <w:rPr>
          <w:rFonts w:ascii="Times New Roman" w:eastAsiaTheme="minorEastAsia" w:hAnsi="Times New Roman" w:cs="Times New Roman" w:hint="eastAsia"/>
          <w:sz w:val="28"/>
          <w:szCs w:val="28"/>
        </w:rPr>
        <w:t>，</w:t>
      </w:r>
      <w:r w:rsidR="008A361E">
        <w:rPr>
          <w:rFonts w:ascii="Times New Roman" w:eastAsiaTheme="minorEastAsia" w:hAnsi="Times New Roman" w:cs="Times New Roman" w:hint="eastAsia"/>
          <w:sz w:val="28"/>
          <w:szCs w:val="28"/>
        </w:rPr>
        <w:t>得到谣言标签</w:t>
      </w:r>
      <w:r w:rsidR="00021864">
        <w:rPr>
          <w:rFonts w:ascii="Times New Roman" w:eastAsiaTheme="minorEastAsia" w:hAnsi="Times New Roman" w:cs="Times New Roman" w:hint="eastAsia"/>
          <w:sz w:val="28"/>
          <w:szCs w:val="28"/>
        </w:rPr>
        <w:t>和证据解释</w:t>
      </w:r>
      <w:r w:rsidR="008A361E">
        <w:rPr>
          <w:rFonts w:ascii="Times New Roman" w:eastAsiaTheme="minorEastAsia" w:hAnsi="Times New Roman" w:cs="Times New Roman" w:hint="eastAsia"/>
          <w:sz w:val="28"/>
          <w:szCs w:val="28"/>
        </w:rPr>
        <w:t>。</w:t>
      </w:r>
    </w:p>
    <w:p w14:paraId="04B501ED" w14:textId="77777777" w:rsidR="00F07B7D" w:rsidRDefault="00F07B7D" w:rsidP="0072403B">
      <w:pPr>
        <w:widowControl w:val="0"/>
        <w:snapToGrid/>
        <w:spacing w:after="0" w:line="360" w:lineRule="auto"/>
        <w:ind w:firstLine="560"/>
        <w:jc w:val="both"/>
        <w:textAlignment w:val="baseline"/>
        <w:rPr>
          <w:rFonts w:ascii="Times New Roman" w:eastAsiaTheme="minorEastAsia" w:hAnsi="Times New Roman" w:cs="Times New Roman"/>
          <w:sz w:val="28"/>
          <w:szCs w:val="20"/>
        </w:rPr>
      </w:pPr>
    </w:p>
    <w:p w14:paraId="2F179553" w14:textId="77777777" w:rsidR="00F07B7D" w:rsidRDefault="00F07B7D" w:rsidP="0072403B">
      <w:pPr>
        <w:widowControl w:val="0"/>
        <w:snapToGrid/>
        <w:spacing w:after="0" w:line="360" w:lineRule="auto"/>
        <w:ind w:firstLine="560"/>
        <w:jc w:val="both"/>
        <w:textAlignment w:val="baseline"/>
        <w:rPr>
          <w:rFonts w:ascii="Times New Roman" w:eastAsiaTheme="minorEastAsia" w:hAnsi="Times New Roman" w:cs="Times New Roman"/>
          <w:sz w:val="28"/>
          <w:szCs w:val="20"/>
        </w:rPr>
      </w:pPr>
    </w:p>
    <w:p w14:paraId="36C85BC8" w14:textId="77777777" w:rsidR="00F07B7D" w:rsidRPr="001D561C" w:rsidRDefault="00F07B7D" w:rsidP="0072403B">
      <w:pPr>
        <w:widowControl w:val="0"/>
        <w:snapToGrid/>
        <w:spacing w:after="0" w:line="360" w:lineRule="auto"/>
        <w:ind w:firstLine="560"/>
        <w:jc w:val="both"/>
        <w:textAlignment w:val="baseline"/>
        <w:rPr>
          <w:rFonts w:ascii="Times New Roman" w:eastAsiaTheme="minorEastAsia" w:hAnsi="Times New Roman" w:cs="Times New Roman"/>
          <w:sz w:val="28"/>
          <w:szCs w:val="20"/>
        </w:rPr>
      </w:pPr>
    </w:p>
    <w:p w14:paraId="5AB06F74" w14:textId="6E0EB919" w:rsidR="007D56C1" w:rsidRPr="001D561C" w:rsidRDefault="007D56C1" w:rsidP="007D56C1">
      <w:pPr>
        <w:keepNext/>
        <w:keepLines/>
        <w:widowControl w:val="0"/>
        <w:pBdr>
          <w:bottom w:val="single" w:sz="12" w:space="0" w:color="auto"/>
        </w:pBdr>
        <w:snapToGrid/>
        <w:spacing w:after="60" w:line="360" w:lineRule="auto"/>
        <w:textAlignment w:val="baseline"/>
        <w:outlineLvl w:val="0"/>
        <w:rPr>
          <w:rFonts w:ascii="Times New Roman" w:eastAsiaTheme="minorEastAsia" w:hAnsi="Times New Roman" w:cs="Times New Roman"/>
          <w:sz w:val="36"/>
          <w:szCs w:val="20"/>
        </w:rPr>
        <w:sectPr w:rsidR="007D56C1" w:rsidRPr="001D561C" w:rsidSect="008A0467">
          <w:headerReference w:type="even" r:id="rId9"/>
          <w:headerReference w:type="default" r:id="rId10"/>
          <w:footerReference w:type="default" r:id="rId11"/>
          <w:headerReference w:type="first" r:id="rId12"/>
          <w:pgSz w:w="11907" w:h="16840"/>
          <w:pgMar w:top="1418" w:right="851" w:bottom="851" w:left="1418" w:header="0" w:footer="851" w:gutter="0"/>
          <w:pgNumType w:start="1"/>
          <w:cols w:space="720"/>
          <w:docGrid w:linePitch="353"/>
        </w:sectPr>
      </w:pPr>
    </w:p>
    <w:p w14:paraId="3DB0AAEE" w14:textId="77777777" w:rsidR="007D56C1" w:rsidRPr="001D561C" w:rsidRDefault="007D56C1" w:rsidP="007D56C1">
      <w:pPr>
        <w:keepNext/>
        <w:keepLines/>
        <w:widowControl w:val="0"/>
        <w:pBdr>
          <w:bottom w:val="single" w:sz="12" w:space="0" w:color="auto"/>
        </w:pBdr>
        <w:snapToGrid/>
        <w:spacing w:after="60" w:line="360" w:lineRule="auto"/>
        <w:jc w:val="center"/>
        <w:textAlignment w:val="baseline"/>
        <w:outlineLvl w:val="0"/>
        <w:rPr>
          <w:rFonts w:ascii="Times New Roman" w:eastAsiaTheme="minorEastAsia" w:hAnsi="Times New Roman" w:cs="Times New Roman"/>
          <w:sz w:val="32"/>
          <w:szCs w:val="20"/>
        </w:rPr>
      </w:pPr>
      <w:r w:rsidRPr="001D561C">
        <w:rPr>
          <w:rFonts w:ascii="Times New Roman" w:eastAsiaTheme="minorEastAsia" w:hAnsi="Times New Roman" w:cs="Times New Roman"/>
          <w:sz w:val="32"/>
          <w:szCs w:val="20"/>
        </w:rPr>
        <w:lastRenderedPageBreak/>
        <w:t>说</w:t>
      </w:r>
      <w:r w:rsidRPr="001D561C">
        <w:rPr>
          <w:rFonts w:ascii="Times New Roman" w:eastAsiaTheme="minorEastAsia" w:hAnsi="Times New Roman" w:cs="Times New Roman"/>
          <w:sz w:val="32"/>
          <w:szCs w:val="20"/>
        </w:rPr>
        <w:t xml:space="preserve">    </w:t>
      </w:r>
      <w:r w:rsidRPr="001D561C">
        <w:rPr>
          <w:rFonts w:ascii="Times New Roman" w:eastAsiaTheme="minorEastAsia" w:hAnsi="Times New Roman" w:cs="Times New Roman"/>
          <w:sz w:val="32"/>
          <w:szCs w:val="20"/>
        </w:rPr>
        <w:t>明</w:t>
      </w:r>
      <w:r w:rsidRPr="001D561C">
        <w:rPr>
          <w:rFonts w:ascii="Times New Roman" w:eastAsiaTheme="minorEastAsia" w:hAnsi="Times New Roman" w:cs="Times New Roman"/>
          <w:sz w:val="32"/>
          <w:szCs w:val="20"/>
        </w:rPr>
        <w:t xml:space="preserve">    </w:t>
      </w:r>
      <w:r w:rsidRPr="001D561C">
        <w:rPr>
          <w:rFonts w:ascii="Times New Roman" w:eastAsiaTheme="minorEastAsia" w:hAnsi="Times New Roman" w:cs="Times New Roman"/>
          <w:sz w:val="32"/>
          <w:szCs w:val="20"/>
        </w:rPr>
        <w:t>书</w:t>
      </w:r>
    </w:p>
    <w:p w14:paraId="3D9A349E" w14:textId="77777777" w:rsidR="007D56C1" w:rsidRPr="001D561C" w:rsidRDefault="007D56C1" w:rsidP="007D56C1">
      <w:pPr>
        <w:widowControl w:val="0"/>
        <w:snapToGrid/>
        <w:spacing w:after="0" w:line="360" w:lineRule="auto"/>
        <w:textAlignment w:val="baseline"/>
        <w:rPr>
          <w:rFonts w:ascii="Times New Roman" w:eastAsiaTheme="minorEastAsia" w:hAnsi="Times New Roman" w:cs="Times New Roman"/>
          <w:sz w:val="6"/>
          <w:szCs w:val="20"/>
          <w:u w:val="single"/>
        </w:rPr>
      </w:pPr>
    </w:p>
    <w:p w14:paraId="5FE1682A" w14:textId="77777777" w:rsidR="007D56C1" w:rsidRPr="001D561C" w:rsidRDefault="007D56C1" w:rsidP="007D56C1">
      <w:pPr>
        <w:widowControl w:val="0"/>
        <w:snapToGrid/>
        <w:spacing w:after="0" w:line="360" w:lineRule="auto"/>
        <w:ind w:firstLineChars="200" w:firstLine="560"/>
        <w:jc w:val="center"/>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sz w:val="28"/>
          <w:szCs w:val="20"/>
        </w:rPr>
        <w:t>一种</w:t>
      </w:r>
      <w:r w:rsidR="00521E2E" w:rsidRPr="001D561C">
        <w:rPr>
          <w:rFonts w:ascii="Times New Roman" w:eastAsiaTheme="minorEastAsia" w:hAnsi="Times New Roman" w:cs="Times New Roman"/>
          <w:sz w:val="28"/>
          <w:szCs w:val="20"/>
        </w:rPr>
        <w:t>主客观可解释的双向图神经网络的蒙古语谣言检测方法</w:t>
      </w:r>
    </w:p>
    <w:p w14:paraId="6565FA22" w14:textId="77777777" w:rsidR="007D56C1" w:rsidRPr="001D561C" w:rsidRDefault="007D56C1" w:rsidP="007D56C1">
      <w:pPr>
        <w:widowControl w:val="0"/>
        <w:snapToGrid/>
        <w:spacing w:after="0" w:line="360" w:lineRule="auto"/>
        <w:ind w:firstLineChars="200" w:firstLine="560"/>
        <w:jc w:val="center"/>
        <w:textAlignment w:val="baseline"/>
        <w:rPr>
          <w:rFonts w:ascii="Times New Roman" w:eastAsiaTheme="minorEastAsia" w:hAnsi="Times New Roman" w:cs="Times New Roman"/>
          <w:sz w:val="28"/>
          <w:szCs w:val="20"/>
        </w:rPr>
      </w:pPr>
    </w:p>
    <w:p w14:paraId="1439D341" w14:textId="77777777" w:rsidR="007D56C1" w:rsidRPr="001D561C" w:rsidRDefault="007D56C1" w:rsidP="007D56C1">
      <w:pPr>
        <w:widowControl w:val="0"/>
        <w:snapToGrid/>
        <w:spacing w:after="0" w:line="360" w:lineRule="auto"/>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sz w:val="28"/>
          <w:szCs w:val="20"/>
        </w:rPr>
        <w:t>技术领域</w:t>
      </w:r>
    </w:p>
    <w:p w14:paraId="096A237B" w14:textId="607F0755" w:rsidR="007D56C1" w:rsidRPr="001D561C" w:rsidRDefault="007D56C1" w:rsidP="00103D3F">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sz w:val="28"/>
          <w:szCs w:val="20"/>
        </w:rPr>
        <w:t>本发明属于</w:t>
      </w:r>
      <w:r w:rsidR="008770FC" w:rsidRPr="001D561C">
        <w:rPr>
          <w:rFonts w:ascii="Times New Roman" w:eastAsiaTheme="minorEastAsia" w:hAnsi="Times New Roman" w:cs="Times New Roman" w:hint="eastAsia"/>
          <w:sz w:val="28"/>
          <w:szCs w:val="20"/>
        </w:rPr>
        <w:t>人工智能</w:t>
      </w:r>
      <w:r w:rsidRPr="001D561C">
        <w:rPr>
          <w:rFonts w:ascii="Times New Roman" w:eastAsiaTheme="minorEastAsia" w:hAnsi="Times New Roman" w:cs="Times New Roman"/>
          <w:sz w:val="28"/>
          <w:szCs w:val="20"/>
        </w:rPr>
        <w:t>技术领域，特别涉及一种</w:t>
      </w:r>
      <w:r w:rsidR="00521E2E" w:rsidRPr="001D561C">
        <w:rPr>
          <w:rFonts w:ascii="Times New Roman" w:eastAsiaTheme="minorEastAsia" w:hAnsi="Times New Roman" w:cs="Times New Roman"/>
          <w:sz w:val="28"/>
          <w:szCs w:val="20"/>
        </w:rPr>
        <w:t>主客观可解释的双向图神经网络的蒙古语谣言检测方法</w:t>
      </w:r>
      <w:r w:rsidRPr="001D561C">
        <w:rPr>
          <w:rFonts w:ascii="Times New Roman" w:eastAsiaTheme="minorEastAsia" w:hAnsi="Times New Roman" w:cs="Times New Roman"/>
          <w:sz w:val="28"/>
          <w:szCs w:val="20"/>
        </w:rPr>
        <w:t>。</w:t>
      </w:r>
    </w:p>
    <w:p w14:paraId="044939D9" w14:textId="77777777" w:rsidR="00A243A3" w:rsidRPr="001D561C" w:rsidRDefault="00A243A3" w:rsidP="00103D3F">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p>
    <w:p w14:paraId="47DFE85F" w14:textId="77777777" w:rsidR="007D56C1" w:rsidRPr="001D561C" w:rsidRDefault="007D56C1" w:rsidP="007D56C1">
      <w:pPr>
        <w:widowControl w:val="0"/>
        <w:snapToGrid/>
        <w:spacing w:after="0" w:line="360" w:lineRule="auto"/>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sz w:val="28"/>
          <w:szCs w:val="20"/>
        </w:rPr>
        <w:t>背景技术</w:t>
      </w:r>
    </w:p>
    <w:p w14:paraId="73E2514F" w14:textId="77777777" w:rsidR="00471363" w:rsidRPr="001D561C" w:rsidRDefault="00471363" w:rsidP="00471363">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hint="eastAsia"/>
          <w:sz w:val="28"/>
          <w:szCs w:val="20"/>
        </w:rPr>
        <w:t>谣言检测被称为净化互联网生态不可或缺的一环，现有的谣言检测方法包括人工谣言检测方法、基于机器学习的谣言检测方法和基于深度学习的谣言检测方法。</w:t>
      </w:r>
    </w:p>
    <w:p w14:paraId="4C564ADF" w14:textId="77777777" w:rsidR="00A06BD2" w:rsidRPr="001D561C" w:rsidRDefault="00471363" w:rsidP="00471363">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hint="eastAsia"/>
          <w:sz w:val="28"/>
          <w:szCs w:val="20"/>
        </w:rPr>
        <w:t>近些年来，伴随着深度学习的快速发展，各类模型结构层出不穷。而与谣言检测中广泛被提及</w:t>
      </w:r>
      <w:proofErr w:type="gramStart"/>
      <w:r w:rsidRPr="001D561C">
        <w:rPr>
          <w:rFonts w:ascii="Times New Roman" w:eastAsiaTheme="minorEastAsia" w:hAnsi="Times New Roman" w:cs="Times New Roman" w:hint="eastAsia"/>
          <w:sz w:val="28"/>
          <w:szCs w:val="20"/>
        </w:rPr>
        <w:t>的推文深度</w:t>
      </w:r>
      <w:proofErr w:type="gramEnd"/>
      <w:r w:rsidRPr="001D561C">
        <w:rPr>
          <w:rFonts w:ascii="Times New Roman" w:eastAsiaTheme="minorEastAsia" w:hAnsi="Times New Roman" w:cs="Times New Roman" w:hint="eastAsia"/>
          <w:sz w:val="28"/>
          <w:szCs w:val="20"/>
        </w:rPr>
        <w:t>传播模式相比较，谣言的广泛分散的结构被经常忽略；另外现有的谣言检测策略通常会提供检测标签，而忽略其解释，但是提供证据来解释为什么可疑文章是谣言是必不可少的。</w:t>
      </w:r>
    </w:p>
    <w:p w14:paraId="25831A90" w14:textId="2C8635D3" w:rsidR="00A06BD2" w:rsidRPr="001D561C" w:rsidRDefault="00A06BD2" w:rsidP="00471363">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hint="eastAsia"/>
          <w:sz w:val="28"/>
          <w:szCs w:val="20"/>
        </w:rPr>
        <w:t>对于蒙古语而言，</w:t>
      </w:r>
      <w:r w:rsidRPr="00B62A0D">
        <w:rPr>
          <w:rFonts w:ascii="Times New Roman" w:eastAsiaTheme="minorEastAsia" w:hAnsi="Times New Roman" w:cs="Times New Roman" w:hint="eastAsia"/>
          <w:sz w:val="28"/>
          <w:szCs w:val="20"/>
        </w:rPr>
        <w:t>由</w:t>
      </w:r>
      <w:r w:rsidR="00521F6A" w:rsidRPr="00B62A0D">
        <w:rPr>
          <w:rFonts w:ascii="Times New Roman" w:eastAsiaTheme="minorEastAsia" w:hAnsi="Times New Roman" w:cs="Times New Roman" w:hint="eastAsia"/>
          <w:sz w:val="28"/>
          <w:szCs w:val="20"/>
        </w:rPr>
        <w:t>于谣言传播</w:t>
      </w:r>
      <w:r w:rsidR="00D93524" w:rsidRPr="00B62A0D">
        <w:rPr>
          <w:rFonts w:ascii="Times New Roman" w:eastAsiaTheme="minorEastAsia" w:hAnsi="Times New Roman" w:cs="Times New Roman" w:hint="eastAsia"/>
          <w:sz w:val="28"/>
          <w:szCs w:val="20"/>
        </w:rPr>
        <w:t>不仅包含</w:t>
      </w:r>
      <w:r w:rsidR="00D93524" w:rsidRPr="001D561C">
        <w:rPr>
          <w:rFonts w:ascii="Times New Roman" w:eastAsiaTheme="minorEastAsia" w:hAnsi="Times New Roman" w:cs="Times New Roman" w:hint="eastAsia"/>
          <w:sz w:val="28"/>
          <w:szCs w:val="20"/>
        </w:rPr>
        <w:t>传播的模式还包含谣言扩散的结构。其次谣言检测不仅需要是否谣言的标签，还需要</w:t>
      </w:r>
      <w:r w:rsidR="000518CF" w:rsidRPr="001D561C">
        <w:rPr>
          <w:rFonts w:ascii="Times New Roman" w:eastAsiaTheme="minorEastAsia" w:hAnsi="Times New Roman" w:cs="Times New Roman" w:hint="eastAsia"/>
          <w:sz w:val="28"/>
          <w:szCs w:val="20"/>
        </w:rPr>
        <w:t>支持其是否谣言标签的证据解释。</w:t>
      </w:r>
      <w:r w:rsidRPr="001D561C">
        <w:rPr>
          <w:rFonts w:ascii="Times New Roman" w:eastAsiaTheme="minorEastAsia" w:hAnsi="Times New Roman" w:cs="Times New Roman" w:hint="eastAsia"/>
          <w:sz w:val="28"/>
          <w:szCs w:val="20"/>
        </w:rPr>
        <w:t>所以其谣言检测</w:t>
      </w:r>
      <w:r w:rsidR="00752C3F" w:rsidRPr="001D561C">
        <w:rPr>
          <w:rFonts w:ascii="Times New Roman" w:eastAsiaTheme="minorEastAsia" w:hAnsi="Times New Roman" w:cs="Times New Roman" w:hint="eastAsia"/>
          <w:sz w:val="28"/>
          <w:szCs w:val="20"/>
        </w:rPr>
        <w:t>中的传播模式分析和</w:t>
      </w:r>
      <w:proofErr w:type="gramStart"/>
      <w:r w:rsidR="000518CF" w:rsidRPr="001D561C">
        <w:rPr>
          <w:rFonts w:ascii="Times New Roman" w:eastAsiaTheme="minorEastAsia" w:hAnsi="Times New Roman" w:cs="Times New Roman" w:hint="eastAsia"/>
          <w:sz w:val="28"/>
          <w:szCs w:val="20"/>
        </w:rPr>
        <w:t>可</w:t>
      </w:r>
      <w:proofErr w:type="gramEnd"/>
      <w:r w:rsidR="000518CF" w:rsidRPr="001D561C">
        <w:rPr>
          <w:rFonts w:ascii="Times New Roman" w:eastAsiaTheme="minorEastAsia" w:hAnsi="Times New Roman" w:cs="Times New Roman" w:hint="eastAsia"/>
          <w:sz w:val="28"/>
          <w:szCs w:val="20"/>
        </w:rPr>
        <w:t>解释性</w:t>
      </w:r>
      <w:r w:rsidRPr="001D561C">
        <w:rPr>
          <w:rFonts w:ascii="Times New Roman" w:eastAsiaTheme="minorEastAsia" w:hAnsi="Times New Roman" w:cs="Times New Roman" w:hint="eastAsia"/>
          <w:sz w:val="28"/>
          <w:szCs w:val="20"/>
        </w:rPr>
        <w:t>会面临更多的难题。</w:t>
      </w:r>
    </w:p>
    <w:p w14:paraId="319EE014" w14:textId="77777777" w:rsidR="007D56C1" w:rsidRPr="001D561C" w:rsidRDefault="007D56C1" w:rsidP="007D56C1">
      <w:pPr>
        <w:widowControl w:val="0"/>
        <w:snapToGrid/>
        <w:spacing w:after="0" w:line="360" w:lineRule="auto"/>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sz w:val="28"/>
          <w:szCs w:val="20"/>
        </w:rPr>
        <w:t>发明内容</w:t>
      </w:r>
    </w:p>
    <w:p w14:paraId="370729F8" w14:textId="77777777" w:rsidR="007D56C1" w:rsidRPr="001D561C" w:rsidRDefault="007D56C1" w:rsidP="00103D3F">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sz w:val="28"/>
          <w:szCs w:val="20"/>
        </w:rPr>
        <w:t>为了克服上述现有技术的缺点，本发明的目的在于提供一种</w:t>
      </w:r>
      <w:r w:rsidR="00521E2E" w:rsidRPr="001D561C">
        <w:rPr>
          <w:rFonts w:ascii="Times New Roman" w:eastAsiaTheme="minorEastAsia" w:hAnsi="Times New Roman" w:cs="Times New Roman"/>
          <w:sz w:val="28"/>
          <w:szCs w:val="20"/>
        </w:rPr>
        <w:t>主客观可解释的双向图神经网络的蒙古语谣言检测方法</w:t>
      </w:r>
      <w:r w:rsidRPr="001D561C">
        <w:rPr>
          <w:rFonts w:ascii="Times New Roman" w:eastAsiaTheme="minorEastAsia" w:hAnsi="Times New Roman" w:cs="Times New Roman"/>
          <w:sz w:val="28"/>
          <w:szCs w:val="20"/>
        </w:rPr>
        <w:t>，</w:t>
      </w:r>
      <w:r w:rsidR="00A06BD2" w:rsidRPr="001D561C">
        <w:rPr>
          <w:rFonts w:ascii="Times New Roman" w:eastAsiaTheme="minorEastAsia" w:hAnsi="Times New Roman" w:cs="Times New Roman" w:hint="eastAsia"/>
          <w:sz w:val="28"/>
          <w:szCs w:val="20"/>
        </w:rPr>
        <w:t>采用证据检索</w:t>
      </w:r>
      <w:proofErr w:type="gramStart"/>
      <w:r w:rsidR="00A06BD2" w:rsidRPr="001D561C">
        <w:rPr>
          <w:rFonts w:ascii="Times New Roman" w:eastAsiaTheme="minorEastAsia" w:hAnsi="Times New Roman" w:cs="Times New Roman" w:hint="eastAsia"/>
          <w:sz w:val="28"/>
          <w:szCs w:val="20"/>
        </w:rPr>
        <w:t>子任务</w:t>
      </w:r>
      <w:proofErr w:type="gramEnd"/>
      <w:r w:rsidR="00A06BD2" w:rsidRPr="001D561C">
        <w:rPr>
          <w:rFonts w:ascii="Times New Roman" w:eastAsiaTheme="minorEastAsia" w:hAnsi="Times New Roman" w:cs="Times New Roman" w:hint="eastAsia"/>
          <w:sz w:val="28"/>
          <w:szCs w:val="20"/>
        </w:rPr>
        <w:t>和谣言预测</w:t>
      </w:r>
      <w:proofErr w:type="gramStart"/>
      <w:r w:rsidR="00A06BD2" w:rsidRPr="001D561C">
        <w:rPr>
          <w:rFonts w:ascii="Times New Roman" w:eastAsiaTheme="minorEastAsia" w:hAnsi="Times New Roman" w:cs="Times New Roman" w:hint="eastAsia"/>
          <w:sz w:val="28"/>
          <w:szCs w:val="20"/>
        </w:rPr>
        <w:t>子任务双任务</w:t>
      </w:r>
      <w:proofErr w:type="gramEnd"/>
      <w:r w:rsidR="00A06BD2" w:rsidRPr="001D561C">
        <w:rPr>
          <w:rFonts w:ascii="Times New Roman" w:eastAsiaTheme="minorEastAsia" w:hAnsi="Times New Roman" w:cs="Times New Roman" w:hint="eastAsia"/>
          <w:sz w:val="28"/>
          <w:szCs w:val="20"/>
        </w:rPr>
        <w:t>的方式，对谣言进行检测。</w:t>
      </w:r>
    </w:p>
    <w:p w14:paraId="28E1EC9B" w14:textId="77777777" w:rsidR="007D56C1" w:rsidRPr="001D561C" w:rsidRDefault="007D56C1" w:rsidP="00103D3F">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sz w:val="28"/>
          <w:szCs w:val="20"/>
        </w:rPr>
        <w:t>为了实现上述目的，本发明采用的技术方案是：</w:t>
      </w:r>
    </w:p>
    <w:p w14:paraId="609D05A9" w14:textId="4FF404E5" w:rsidR="00BB0321" w:rsidRPr="001D561C" w:rsidRDefault="00BB0321" w:rsidP="00BB032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sz w:val="28"/>
          <w:szCs w:val="20"/>
        </w:rPr>
        <w:t>一种主客观可解释的双向图神经网络的蒙古语谣言检测方法，包括如下步骤：</w:t>
      </w:r>
    </w:p>
    <w:p w14:paraId="02EF110B" w14:textId="659C989E" w:rsidR="00BB0321" w:rsidRPr="001D561C" w:rsidRDefault="00BB0321" w:rsidP="00BB032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sz w:val="28"/>
          <w:szCs w:val="28"/>
        </w:rPr>
        <w:t>1</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hint="eastAsia"/>
          <w:sz w:val="28"/>
          <w:szCs w:val="28"/>
        </w:rPr>
        <w:t>利用</w:t>
      </w:r>
      <w:r w:rsidR="00F10A57">
        <w:rPr>
          <w:rFonts w:ascii="Times New Roman" w:eastAsiaTheme="minorEastAsia" w:hAnsi="Times New Roman" w:cs="Times New Roman" w:hint="eastAsia"/>
          <w:sz w:val="28"/>
          <w:szCs w:val="28"/>
        </w:rPr>
        <w:t>证据检索模块</w:t>
      </w:r>
      <w:r w:rsidRPr="008A2EC1">
        <w:rPr>
          <w:rFonts w:ascii="Times New Roman" w:eastAsiaTheme="minorEastAsia" w:hAnsi="Times New Roman" w:cs="Times New Roman"/>
          <w:sz w:val="28"/>
          <w:szCs w:val="28"/>
        </w:rPr>
        <w:t>检索证据，</w:t>
      </w:r>
      <w:r w:rsidRPr="001D561C">
        <w:rPr>
          <w:rFonts w:ascii="Times New Roman" w:eastAsiaTheme="minorEastAsia" w:hAnsi="Times New Roman" w:cs="Times New Roman"/>
          <w:sz w:val="28"/>
          <w:szCs w:val="28"/>
        </w:rPr>
        <w:t>包含三步</w:t>
      </w:r>
      <w:r w:rsidRPr="001D561C">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文档检索</w:t>
      </w:r>
      <w:r w:rsidRPr="001D561C">
        <w:rPr>
          <w:rFonts w:ascii="Times New Roman" w:eastAsiaTheme="minorEastAsia" w:hAnsi="Times New Roman" w:cs="Times New Roman" w:hint="eastAsia"/>
          <w:sz w:val="28"/>
          <w:szCs w:val="28"/>
        </w:rPr>
        <w:t>、</w:t>
      </w:r>
      <w:r w:rsidR="008754D4">
        <w:rPr>
          <w:rFonts w:ascii="Times New Roman" w:eastAsiaTheme="minorEastAsia" w:hAnsi="Times New Roman" w:cs="Times New Roman" w:hint="eastAsia"/>
          <w:sz w:val="28"/>
          <w:szCs w:val="28"/>
        </w:rPr>
        <w:t>证据检索</w:t>
      </w:r>
      <w:r w:rsidRPr="001D561C">
        <w:rPr>
          <w:rFonts w:ascii="Times New Roman" w:eastAsiaTheme="minorEastAsia" w:hAnsi="Times New Roman" w:cs="Times New Roman" w:hint="eastAsia"/>
          <w:sz w:val="28"/>
          <w:szCs w:val="28"/>
        </w:rPr>
        <w:t>和</w:t>
      </w:r>
      <w:r w:rsidRPr="001D561C">
        <w:rPr>
          <w:rFonts w:ascii="Times New Roman" w:eastAsiaTheme="minorEastAsia" w:hAnsi="Times New Roman" w:cs="Times New Roman" w:hint="eastAsia"/>
          <w:sz w:val="28"/>
          <w:szCs w:val="28"/>
        </w:rPr>
        <w:lastRenderedPageBreak/>
        <w:t>声明</w:t>
      </w:r>
      <w:r w:rsidRPr="001D561C">
        <w:rPr>
          <w:rFonts w:ascii="Times New Roman" w:eastAsiaTheme="minorEastAsia" w:hAnsi="Times New Roman" w:cs="Times New Roman"/>
          <w:sz w:val="28"/>
          <w:szCs w:val="28"/>
        </w:rPr>
        <w:t>验证；</w:t>
      </w:r>
    </w:p>
    <w:p w14:paraId="286D9502" w14:textId="2F678798" w:rsidR="00BB0321" w:rsidRPr="001D561C" w:rsidRDefault="00BB0321" w:rsidP="00BB032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sz w:val="28"/>
          <w:szCs w:val="28"/>
        </w:rPr>
        <w:t>2</w:t>
      </w:r>
      <w:r w:rsidRPr="001D561C">
        <w:rPr>
          <w:rFonts w:ascii="Times New Roman" w:eastAsiaTheme="minorEastAsia" w:hAnsi="Times New Roman" w:cs="Times New Roman"/>
          <w:sz w:val="28"/>
          <w:szCs w:val="28"/>
        </w:rPr>
        <w:t>，构造双向树</w:t>
      </w:r>
      <w:r w:rsidRPr="008A2EC1">
        <w:rPr>
          <w:rFonts w:ascii="Times New Roman" w:eastAsiaTheme="minorEastAsia" w:hAnsi="Times New Roman" w:cs="Times New Roman"/>
          <w:sz w:val="28"/>
          <w:szCs w:val="28"/>
        </w:rPr>
        <w:t>形图和证据星形图两个异构图</w:t>
      </w:r>
      <w:r w:rsidRPr="008A2EC1">
        <w:rPr>
          <w:rFonts w:ascii="Times New Roman" w:eastAsiaTheme="minorEastAsia" w:hAnsi="Times New Roman" w:cs="Times New Roman" w:hint="eastAsia"/>
          <w:sz w:val="28"/>
          <w:szCs w:val="28"/>
        </w:rPr>
        <w:t>，</w:t>
      </w:r>
      <w:r w:rsidRPr="008A2EC1">
        <w:rPr>
          <w:rFonts w:ascii="Times New Roman" w:eastAsiaTheme="minorEastAsia" w:hAnsi="Times New Roman" w:cs="Times New Roman"/>
          <w:sz w:val="28"/>
          <w:szCs w:val="28"/>
        </w:rPr>
        <w:t>所述双向树形图</w:t>
      </w:r>
      <w:r w:rsidRPr="008A2EC1">
        <w:rPr>
          <w:rFonts w:ascii="Times New Roman" w:eastAsiaTheme="minorEastAsia" w:hAnsi="Times New Roman" w:cs="Times New Roman" w:hint="eastAsia"/>
          <w:sz w:val="28"/>
          <w:szCs w:val="28"/>
        </w:rPr>
        <w:t>是一个自底向上和自顶向下的双向图神经网络</w:t>
      </w:r>
      <w:r w:rsidRPr="008A2EC1">
        <w:rPr>
          <w:rFonts w:ascii="Times New Roman" w:eastAsiaTheme="minorEastAsia" w:hAnsi="Times New Roman" w:cs="Times New Roman"/>
          <w:sz w:val="28"/>
          <w:szCs w:val="28"/>
        </w:rPr>
        <w:t>，</w:t>
      </w:r>
      <w:r w:rsidR="007E42B8">
        <w:rPr>
          <w:rFonts w:ascii="Times New Roman" w:eastAsiaTheme="minorEastAsia" w:hAnsi="Times New Roman" w:cs="Times New Roman" w:hint="eastAsia"/>
          <w:sz w:val="28"/>
          <w:szCs w:val="28"/>
        </w:rPr>
        <w:t>其</w:t>
      </w:r>
      <w:r w:rsidRPr="008A2EC1">
        <w:rPr>
          <w:rFonts w:ascii="Times New Roman" w:eastAsiaTheme="minorEastAsia" w:hAnsi="Times New Roman" w:cs="Times New Roman"/>
          <w:sz w:val="28"/>
          <w:szCs w:val="28"/>
        </w:rPr>
        <w:t>利用具有自顶向下的谣言传播有向图的图卷积神经网络学习谣言传播模式；利用具有自底向上的谣言扩散图的图卷积神经网络捕获谣言扩散模式</w:t>
      </w:r>
      <w:r w:rsidRPr="008A2EC1">
        <w:rPr>
          <w:rFonts w:ascii="Times New Roman" w:eastAsiaTheme="minorEastAsia" w:hAnsi="Times New Roman" w:cs="Times New Roman" w:hint="eastAsia"/>
          <w:sz w:val="28"/>
          <w:szCs w:val="28"/>
        </w:rPr>
        <w:t>；所述证据星形图中，</w:t>
      </w:r>
      <w:r w:rsidRPr="008A2EC1">
        <w:rPr>
          <w:rFonts w:ascii="Times New Roman" w:eastAsiaTheme="minorEastAsia" w:hAnsi="Times New Roman" w:cs="Times New Roman"/>
          <w:sz w:val="28"/>
          <w:szCs w:val="28"/>
        </w:rPr>
        <w:t>将</w:t>
      </w:r>
      <w:r w:rsidR="008754D4">
        <w:rPr>
          <w:rFonts w:ascii="Times New Roman" w:eastAsiaTheme="minorEastAsia" w:hAnsi="Times New Roman" w:cs="Times New Roman" w:hint="eastAsia"/>
          <w:sz w:val="28"/>
          <w:szCs w:val="28"/>
        </w:rPr>
        <w:t>源帖子</w:t>
      </w:r>
      <w:r>
        <w:rPr>
          <w:rFonts w:ascii="Times New Roman" w:eastAsiaTheme="minorEastAsia" w:hAnsi="Times New Roman" w:cs="Times New Roman" w:hint="eastAsia"/>
          <w:sz w:val="28"/>
          <w:szCs w:val="28"/>
        </w:rPr>
        <w:t>即检测对象</w:t>
      </w:r>
      <w:r w:rsidRPr="008A2EC1">
        <w:rPr>
          <w:rFonts w:ascii="Times New Roman" w:eastAsiaTheme="minorEastAsia" w:hAnsi="Times New Roman" w:cs="Times New Roman"/>
          <w:sz w:val="28"/>
          <w:szCs w:val="28"/>
        </w:rPr>
        <w:t>位于中心，所有证据节点围绕其周围，表示星形结构中的一个角度</w:t>
      </w:r>
      <w:r w:rsidRPr="008A2EC1">
        <w:rPr>
          <w:rFonts w:ascii="Times New Roman" w:eastAsiaTheme="minorEastAsia" w:hAnsi="Times New Roman" w:cs="Times New Roman" w:hint="eastAsia"/>
          <w:sz w:val="28"/>
          <w:szCs w:val="28"/>
        </w:rPr>
        <w:t>；</w:t>
      </w:r>
    </w:p>
    <w:p w14:paraId="0EFA488C" w14:textId="77777777" w:rsidR="00BB0321" w:rsidRPr="001D561C" w:rsidRDefault="00BB0321" w:rsidP="00BB032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sz w:val="28"/>
          <w:szCs w:val="28"/>
        </w:rPr>
        <w:t>3</w:t>
      </w:r>
      <w:r w:rsidRPr="001D561C">
        <w:rPr>
          <w:rFonts w:ascii="Times New Roman" w:eastAsiaTheme="minorEastAsia" w:hAnsi="Times New Roman" w:cs="Times New Roman"/>
          <w:sz w:val="28"/>
          <w:szCs w:val="28"/>
        </w:rPr>
        <w:t>，基于所述双向树形图</w:t>
      </w:r>
      <w:r w:rsidRPr="001D561C">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构造谣言检测模型</w:t>
      </w:r>
      <w:r w:rsidRPr="001D561C">
        <w:rPr>
          <w:rFonts w:ascii="Times New Roman" w:eastAsiaTheme="minorEastAsia" w:hAnsi="Times New Roman" w:cs="Times New Roman" w:hint="eastAsia"/>
          <w:sz w:val="28"/>
          <w:szCs w:val="28"/>
        </w:rPr>
        <w:t>；</w:t>
      </w:r>
    </w:p>
    <w:p w14:paraId="32BDCCAC" w14:textId="31C9AFA8" w:rsidR="00BB0321" w:rsidRPr="001D561C" w:rsidRDefault="00BB0321" w:rsidP="00BB032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sz w:val="28"/>
          <w:szCs w:val="28"/>
        </w:rPr>
        <w:t>4</w:t>
      </w:r>
      <w:r w:rsidRPr="001D561C">
        <w:rPr>
          <w:rFonts w:ascii="Times New Roman" w:eastAsiaTheme="minorEastAsia" w:hAnsi="Times New Roman" w:cs="Times New Roman"/>
          <w:sz w:val="28"/>
          <w:szCs w:val="28"/>
        </w:rPr>
        <w:t>，基于双向树结构和星形结构的信息传输的</w:t>
      </w:r>
      <w:r w:rsidRPr="001D561C">
        <w:rPr>
          <w:rFonts w:ascii="Times New Roman" w:eastAsiaTheme="minorEastAsia" w:hAnsi="Times New Roman" w:cs="Times New Roman"/>
          <w:sz w:val="28"/>
          <w:szCs w:val="28"/>
        </w:rPr>
        <w:t>K</w:t>
      </w:r>
      <w:r w:rsidRPr="001D561C">
        <w:rPr>
          <w:rFonts w:ascii="Times New Roman" w:eastAsiaTheme="minorEastAsia" w:hAnsi="Times New Roman" w:cs="Times New Roman"/>
          <w:sz w:val="28"/>
          <w:szCs w:val="28"/>
        </w:rPr>
        <w:t>次迭代后，得到两种嵌入结果的最终表示</w:t>
      </w:r>
      <w:r w:rsidRPr="001D561C">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将</w:t>
      </w:r>
      <w:r w:rsidR="007E42B8" w:rsidRPr="001D561C">
        <w:rPr>
          <w:rFonts w:ascii="Times New Roman" w:eastAsiaTheme="minorEastAsia" w:hAnsi="Times New Roman" w:cs="Times New Roman"/>
          <w:sz w:val="28"/>
          <w:szCs w:val="28"/>
        </w:rPr>
        <w:t>两种嵌入结果的最终表示</w:t>
      </w:r>
      <w:r w:rsidRPr="001D561C">
        <w:rPr>
          <w:rFonts w:ascii="Times New Roman" w:eastAsiaTheme="minorEastAsia" w:hAnsi="Times New Roman" w:cs="Times New Roman"/>
          <w:sz w:val="28"/>
          <w:szCs w:val="28"/>
        </w:rPr>
        <w:t>连接在一起，然后传递到多层感知机中进行最终预测</w:t>
      </w:r>
      <w:r w:rsidRPr="001D561C">
        <w:rPr>
          <w:rFonts w:ascii="Times New Roman" w:eastAsiaTheme="minorEastAsia" w:hAnsi="Times New Roman" w:cs="Times New Roman" w:hint="eastAsia"/>
          <w:sz w:val="28"/>
          <w:szCs w:val="28"/>
        </w:rPr>
        <w:t>；</w:t>
      </w:r>
    </w:p>
    <w:p w14:paraId="3661A399" w14:textId="77777777" w:rsidR="00BB0321" w:rsidRPr="001D561C" w:rsidRDefault="00BB0321" w:rsidP="00BB032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sz w:val="28"/>
          <w:szCs w:val="28"/>
        </w:rPr>
        <w:t>5</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hint="eastAsia"/>
          <w:sz w:val="28"/>
          <w:szCs w:val="28"/>
        </w:rPr>
        <w:t>利用该模型进行蒙古语谣言检测并得到分类标签和证据解释。</w:t>
      </w:r>
    </w:p>
    <w:p w14:paraId="5ACDF880" w14:textId="78389338" w:rsidR="00BB0321" w:rsidRPr="001D561C" w:rsidRDefault="00BB0321" w:rsidP="00BB032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0"/>
        </w:rPr>
        <w:t>在</w:t>
      </w:r>
      <w:r>
        <w:rPr>
          <w:rFonts w:ascii="Times New Roman" w:eastAsiaTheme="minorEastAsia" w:hAnsi="Times New Roman" w:cs="Times New Roman"/>
          <w:sz w:val="28"/>
          <w:szCs w:val="20"/>
        </w:rPr>
        <w:t>一个实施例中</w:t>
      </w:r>
      <w:r w:rsidRPr="001D561C">
        <w:rPr>
          <w:rFonts w:ascii="Times New Roman" w:eastAsiaTheme="minorEastAsia" w:hAnsi="Times New Roman" w:cs="Times New Roman"/>
          <w:sz w:val="28"/>
          <w:szCs w:val="20"/>
        </w:rPr>
        <w:t>，</w:t>
      </w: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sz w:val="28"/>
          <w:szCs w:val="28"/>
        </w:rPr>
        <w:t>1</w:t>
      </w:r>
      <w:r w:rsidRPr="001D561C">
        <w:rPr>
          <w:rFonts w:ascii="Times New Roman" w:eastAsiaTheme="minorEastAsia" w:hAnsi="Times New Roman" w:cs="Times New Roman"/>
          <w:sz w:val="28"/>
          <w:szCs w:val="28"/>
        </w:rPr>
        <w:t>所述文档检索</w:t>
      </w:r>
      <w:r w:rsidRPr="001D561C">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是采用关键字匹配</w:t>
      </w:r>
      <w:proofErr w:type="gramStart"/>
      <w:r w:rsidRPr="001D561C">
        <w:rPr>
          <w:rFonts w:ascii="Times New Roman" w:eastAsiaTheme="minorEastAsia" w:hAnsi="Times New Roman" w:cs="Times New Roman"/>
          <w:sz w:val="28"/>
          <w:szCs w:val="28"/>
        </w:rPr>
        <w:t>算法爬取</w:t>
      </w:r>
      <w:r w:rsidRPr="001D561C">
        <w:rPr>
          <w:rFonts w:ascii="Times New Roman" w:eastAsiaTheme="minorEastAsia" w:hAnsi="Times New Roman" w:cs="Times New Roman" w:hint="eastAsia"/>
          <w:sz w:val="28"/>
          <w:szCs w:val="28"/>
        </w:rPr>
        <w:t>百科</w:t>
      </w:r>
      <w:proofErr w:type="gramEnd"/>
      <w:r w:rsidRPr="001D561C">
        <w:rPr>
          <w:rFonts w:ascii="Times New Roman" w:eastAsiaTheme="minorEastAsia" w:hAnsi="Times New Roman" w:cs="Times New Roman"/>
          <w:sz w:val="28"/>
          <w:szCs w:val="28"/>
        </w:rPr>
        <w:t>类数据中的</w:t>
      </w:r>
      <w:r w:rsidRPr="001D561C">
        <w:rPr>
          <w:rFonts w:ascii="Times New Roman" w:eastAsiaTheme="minorEastAsia" w:hAnsi="Times New Roman" w:cs="Times New Roman" w:hint="eastAsia"/>
          <w:sz w:val="28"/>
          <w:szCs w:val="28"/>
        </w:rPr>
        <w:t>相关证据文章；所述</w:t>
      </w:r>
      <w:r w:rsidR="008754D4">
        <w:rPr>
          <w:rFonts w:ascii="Times New Roman" w:eastAsiaTheme="minorEastAsia" w:hAnsi="Times New Roman" w:cs="Times New Roman" w:hint="eastAsia"/>
          <w:sz w:val="28"/>
          <w:szCs w:val="28"/>
        </w:rPr>
        <w:t>证据检索</w:t>
      </w:r>
      <w:r w:rsidRPr="001D561C">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是从检索到的</w:t>
      </w:r>
      <w:r w:rsidRPr="001D561C">
        <w:rPr>
          <w:rFonts w:ascii="Times New Roman" w:eastAsiaTheme="minorEastAsia" w:hAnsi="Times New Roman" w:cs="Times New Roman" w:hint="eastAsia"/>
          <w:sz w:val="28"/>
          <w:szCs w:val="28"/>
        </w:rPr>
        <w:t>证据文章</w:t>
      </w:r>
      <w:r w:rsidRPr="001D561C">
        <w:rPr>
          <w:rFonts w:ascii="Times New Roman" w:eastAsiaTheme="minorEastAsia" w:hAnsi="Times New Roman" w:cs="Times New Roman"/>
          <w:sz w:val="28"/>
          <w:szCs w:val="28"/>
        </w:rPr>
        <w:t>中提取</w:t>
      </w:r>
      <w:proofErr w:type="gramStart"/>
      <w:r w:rsidRPr="001D561C">
        <w:rPr>
          <w:rFonts w:ascii="Times New Roman" w:eastAsiaTheme="minorEastAsia" w:hAnsi="Times New Roman" w:cs="Times New Roman"/>
          <w:sz w:val="28"/>
          <w:szCs w:val="28"/>
        </w:rPr>
        <w:t>句子级</w:t>
      </w:r>
      <w:proofErr w:type="gramEnd"/>
      <w:r w:rsidRPr="001D561C">
        <w:rPr>
          <w:rFonts w:ascii="Times New Roman" w:eastAsiaTheme="minorEastAsia" w:hAnsi="Times New Roman" w:cs="Times New Roman"/>
          <w:sz w:val="28"/>
          <w:szCs w:val="28"/>
        </w:rPr>
        <w:t>证据</w:t>
      </w:r>
      <w:r w:rsidRPr="001D561C">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所述</w:t>
      </w:r>
      <w:r w:rsidRPr="001D561C">
        <w:rPr>
          <w:rFonts w:ascii="Times New Roman" w:eastAsiaTheme="minorEastAsia" w:hAnsi="Times New Roman" w:cs="Times New Roman" w:hint="eastAsia"/>
          <w:sz w:val="28"/>
          <w:szCs w:val="28"/>
        </w:rPr>
        <w:t>声明</w:t>
      </w:r>
      <w:r w:rsidRPr="001D561C">
        <w:rPr>
          <w:rFonts w:ascii="Times New Roman" w:eastAsiaTheme="minorEastAsia" w:hAnsi="Times New Roman" w:cs="Times New Roman"/>
          <w:sz w:val="28"/>
          <w:szCs w:val="28"/>
        </w:rPr>
        <w:t>验证</w:t>
      </w:r>
      <w:r w:rsidRPr="001D561C">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是基于</w:t>
      </w:r>
      <w:proofErr w:type="gramStart"/>
      <w:r w:rsidRPr="001D561C">
        <w:rPr>
          <w:rFonts w:ascii="Times New Roman" w:eastAsiaTheme="minorEastAsia" w:hAnsi="Times New Roman" w:cs="Times New Roman"/>
          <w:sz w:val="28"/>
          <w:szCs w:val="28"/>
        </w:rPr>
        <w:t>句子级</w:t>
      </w:r>
      <w:proofErr w:type="gramEnd"/>
      <w:r w:rsidRPr="001D561C">
        <w:rPr>
          <w:rFonts w:ascii="Times New Roman" w:eastAsiaTheme="minorEastAsia" w:hAnsi="Times New Roman" w:cs="Times New Roman"/>
          <w:sz w:val="28"/>
          <w:szCs w:val="28"/>
        </w:rPr>
        <w:t>证据，预测</w:t>
      </w:r>
      <w:r w:rsidRPr="001D561C">
        <w:rPr>
          <w:rFonts w:ascii="Times New Roman" w:eastAsiaTheme="minorEastAsia" w:hAnsi="Times New Roman" w:cs="Times New Roman" w:hint="eastAsia"/>
          <w:sz w:val="28"/>
          <w:szCs w:val="28"/>
        </w:rPr>
        <w:t>声明</w:t>
      </w:r>
      <w:r w:rsidRPr="001D561C">
        <w:rPr>
          <w:rFonts w:ascii="Times New Roman" w:eastAsiaTheme="minorEastAsia" w:hAnsi="Times New Roman" w:cs="Times New Roman"/>
          <w:sz w:val="28"/>
          <w:szCs w:val="28"/>
        </w:rPr>
        <w:t>与证据的关系为</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支持</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反驳</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或</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无关</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w:t>
      </w:r>
    </w:p>
    <w:p w14:paraId="2AC33120" w14:textId="5B6217F5" w:rsidR="00BB0321" w:rsidRPr="001D561C" w:rsidRDefault="00BB0321" w:rsidP="00BB032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0"/>
        </w:rPr>
        <w:t>在</w:t>
      </w:r>
      <w:r>
        <w:rPr>
          <w:rFonts w:ascii="Times New Roman" w:eastAsiaTheme="minorEastAsia" w:hAnsi="Times New Roman" w:cs="Times New Roman"/>
          <w:sz w:val="28"/>
          <w:szCs w:val="20"/>
        </w:rPr>
        <w:t>一个实施例中</w:t>
      </w:r>
      <w:r w:rsidRPr="001D561C">
        <w:rPr>
          <w:rFonts w:ascii="Times New Roman" w:eastAsiaTheme="minorEastAsia" w:hAnsi="Times New Roman" w:cs="Times New Roman"/>
          <w:sz w:val="28"/>
          <w:szCs w:val="20"/>
        </w:rPr>
        <w:t>，</w:t>
      </w: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sz w:val="28"/>
          <w:szCs w:val="28"/>
        </w:rPr>
        <w:t>1</w:t>
      </w:r>
      <w:r w:rsidRPr="001D561C">
        <w:rPr>
          <w:rFonts w:ascii="Times New Roman" w:eastAsiaTheme="minorEastAsia" w:hAnsi="Times New Roman" w:cs="Times New Roman" w:hint="eastAsia"/>
          <w:sz w:val="28"/>
          <w:szCs w:val="28"/>
        </w:rPr>
        <w:t>利用语义</w:t>
      </w:r>
      <w:r w:rsidRPr="001D561C">
        <w:rPr>
          <w:rFonts w:ascii="Times New Roman" w:eastAsiaTheme="minorEastAsia" w:hAnsi="Times New Roman" w:cs="Times New Roman"/>
          <w:sz w:val="28"/>
          <w:szCs w:val="28"/>
        </w:rPr>
        <w:t>NLP</w:t>
      </w:r>
      <w:r w:rsidRPr="001D561C">
        <w:rPr>
          <w:rFonts w:ascii="Times New Roman" w:eastAsiaTheme="minorEastAsia" w:hAnsi="Times New Roman" w:cs="Times New Roman" w:hint="eastAsia"/>
          <w:sz w:val="28"/>
          <w:szCs w:val="28"/>
        </w:rPr>
        <w:t>工具包</w:t>
      </w:r>
      <w:r w:rsidRPr="001D561C">
        <w:rPr>
          <w:rFonts w:ascii="Times New Roman" w:eastAsiaTheme="minorEastAsia" w:hAnsi="Times New Roman" w:cs="Times New Roman" w:hint="eastAsia"/>
          <w:sz w:val="28"/>
          <w:szCs w:val="28"/>
          <w:lang w:val="zh-CN"/>
        </w:rPr>
        <w:t>从给定的声明中提取潜在实体，通过分析实体，用</w:t>
      </w:r>
      <w:r w:rsidRPr="001D561C">
        <w:rPr>
          <w:rFonts w:ascii="Times New Roman" w:eastAsiaTheme="minorEastAsia" w:hAnsi="Times New Roman" w:cs="Times New Roman"/>
          <w:sz w:val="28"/>
          <w:szCs w:val="28"/>
          <w:lang w:val="zh-CN"/>
        </w:rPr>
        <w:t>API</w:t>
      </w:r>
      <w:r w:rsidRPr="001D561C">
        <w:rPr>
          <w:rFonts w:ascii="Times New Roman" w:eastAsiaTheme="minorEastAsia" w:hAnsi="Times New Roman" w:cs="Times New Roman" w:hint="eastAsia"/>
          <w:sz w:val="28"/>
          <w:szCs w:val="28"/>
          <w:lang w:val="zh-CN"/>
        </w:rPr>
        <w:t>过滤证据文章，然后从检索到的文档中，</w:t>
      </w:r>
      <w:r w:rsidRPr="001D561C">
        <w:rPr>
          <w:rFonts w:ascii="Times New Roman" w:eastAsiaTheme="minorEastAsia" w:hAnsi="Times New Roman" w:cs="Times New Roman"/>
          <w:sz w:val="28"/>
          <w:szCs w:val="28"/>
          <w:lang w:val="zh-CN"/>
        </w:rPr>
        <w:t>ERM</w:t>
      </w:r>
      <w:r w:rsidRPr="001D561C">
        <w:rPr>
          <w:rFonts w:ascii="Times New Roman" w:eastAsiaTheme="minorEastAsia" w:hAnsi="Times New Roman" w:cs="Times New Roman" w:hint="eastAsia"/>
          <w:sz w:val="28"/>
          <w:szCs w:val="28"/>
          <w:lang w:val="zh-CN"/>
        </w:rPr>
        <w:t>以与声明相关的句子的形式提取客观事实作为预测证据；最后，</w:t>
      </w:r>
      <w:r w:rsidRPr="001D561C">
        <w:rPr>
          <w:rFonts w:ascii="Times New Roman" w:eastAsiaTheme="minorEastAsia" w:hAnsi="Times New Roman" w:cs="Times New Roman"/>
          <w:sz w:val="28"/>
          <w:szCs w:val="28"/>
          <w:lang w:val="zh-CN"/>
        </w:rPr>
        <w:t>ERM</w:t>
      </w:r>
      <w:r w:rsidRPr="001D561C">
        <w:rPr>
          <w:rFonts w:ascii="Times New Roman" w:eastAsiaTheme="minorEastAsia" w:hAnsi="Times New Roman" w:cs="Times New Roman" w:hint="eastAsia"/>
          <w:sz w:val="28"/>
          <w:szCs w:val="28"/>
          <w:lang w:val="zh-CN"/>
        </w:rPr>
        <w:t>中的一个验证组件对给定的陈述和检索到的证据进行预测，并验证声明与证据之间的关系是</w:t>
      </w:r>
      <w:r w:rsidRPr="001D561C">
        <w:rPr>
          <w:rFonts w:ascii="Times New Roman" w:eastAsiaTheme="minorEastAsia" w:hAnsi="Times New Roman" w:cs="Times New Roman"/>
          <w:sz w:val="28"/>
          <w:szCs w:val="28"/>
          <w:lang w:val="zh-CN"/>
        </w:rPr>
        <w:t>“</w:t>
      </w:r>
      <w:r w:rsidRPr="001D561C">
        <w:rPr>
          <w:rFonts w:ascii="Times New Roman" w:eastAsiaTheme="minorEastAsia" w:hAnsi="Times New Roman" w:cs="Times New Roman" w:hint="eastAsia"/>
          <w:sz w:val="28"/>
          <w:szCs w:val="28"/>
          <w:lang w:val="zh-CN"/>
        </w:rPr>
        <w:t>支持</w:t>
      </w:r>
      <w:r w:rsidRPr="001D561C">
        <w:rPr>
          <w:rFonts w:ascii="Times New Roman" w:eastAsiaTheme="minorEastAsia" w:hAnsi="Times New Roman" w:cs="Times New Roman"/>
          <w:sz w:val="28"/>
          <w:szCs w:val="28"/>
          <w:lang w:val="zh-CN"/>
        </w:rPr>
        <w:t>”</w:t>
      </w:r>
      <w:r w:rsidRPr="001D561C">
        <w:rPr>
          <w:rFonts w:ascii="Times New Roman" w:eastAsiaTheme="minorEastAsia" w:hAnsi="Times New Roman" w:cs="Times New Roman" w:hint="eastAsia"/>
          <w:sz w:val="28"/>
          <w:szCs w:val="28"/>
          <w:lang w:val="zh-CN"/>
        </w:rPr>
        <w:t>、</w:t>
      </w:r>
      <w:r w:rsidRPr="001D561C">
        <w:rPr>
          <w:rFonts w:ascii="Times New Roman" w:eastAsiaTheme="minorEastAsia" w:hAnsi="Times New Roman" w:cs="Times New Roman"/>
          <w:sz w:val="28"/>
          <w:szCs w:val="28"/>
          <w:lang w:val="zh-CN"/>
        </w:rPr>
        <w:t>“</w:t>
      </w:r>
      <w:r w:rsidRPr="001D561C">
        <w:rPr>
          <w:rFonts w:ascii="Times New Roman" w:eastAsiaTheme="minorEastAsia" w:hAnsi="Times New Roman" w:cs="Times New Roman" w:hint="eastAsia"/>
          <w:sz w:val="28"/>
          <w:szCs w:val="28"/>
          <w:lang w:val="zh-CN"/>
        </w:rPr>
        <w:t>反驳</w:t>
      </w:r>
      <w:r w:rsidRPr="001D561C">
        <w:rPr>
          <w:rFonts w:ascii="Times New Roman" w:eastAsiaTheme="minorEastAsia" w:hAnsi="Times New Roman" w:cs="Times New Roman"/>
          <w:sz w:val="28"/>
          <w:szCs w:val="28"/>
          <w:lang w:val="zh-CN"/>
        </w:rPr>
        <w:t>”</w:t>
      </w:r>
      <w:r w:rsidRPr="001D561C">
        <w:rPr>
          <w:rFonts w:ascii="Times New Roman" w:eastAsiaTheme="minorEastAsia" w:hAnsi="Times New Roman" w:cs="Times New Roman" w:hint="eastAsia"/>
          <w:sz w:val="28"/>
          <w:szCs w:val="28"/>
          <w:lang w:val="zh-CN"/>
        </w:rPr>
        <w:t>还是</w:t>
      </w:r>
      <w:r w:rsidRPr="001D561C">
        <w:rPr>
          <w:rFonts w:ascii="Times New Roman" w:eastAsiaTheme="minorEastAsia" w:hAnsi="Times New Roman" w:cs="Times New Roman"/>
          <w:sz w:val="28"/>
          <w:szCs w:val="28"/>
          <w:lang w:val="zh-CN"/>
        </w:rPr>
        <w:t>“</w:t>
      </w:r>
      <w:r w:rsidRPr="001D561C">
        <w:rPr>
          <w:rFonts w:ascii="Times New Roman" w:eastAsiaTheme="minorEastAsia" w:hAnsi="Times New Roman" w:cs="Times New Roman" w:hint="eastAsia"/>
          <w:sz w:val="28"/>
          <w:szCs w:val="28"/>
          <w:lang w:val="zh-CN"/>
        </w:rPr>
        <w:t>无关</w:t>
      </w:r>
      <w:r w:rsidRPr="001D561C">
        <w:rPr>
          <w:rFonts w:ascii="Times New Roman" w:eastAsiaTheme="minorEastAsia" w:hAnsi="Times New Roman" w:cs="Times New Roman"/>
          <w:sz w:val="28"/>
          <w:szCs w:val="28"/>
          <w:lang w:val="zh-CN"/>
        </w:rPr>
        <w:t>”</w:t>
      </w:r>
      <w:r w:rsidRPr="001D561C">
        <w:rPr>
          <w:rFonts w:ascii="Times New Roman" w:eastAsiaTheme="minorEastAsia" w:hAnsi="Times New Roman" w:cs="Times New Roman" w:hint="eastAsia"/>
          <w:sz w:val="28"/>
          <w:szCs w:val="28"/>
          <w:lang w:val="zh-CN"/>
        </w:rPr>
        <w:t>。</w:t>
      </w:r>
    </w:p>
    <w:p w14:paraId="1D405E50" w14:textId="67BAA81B" w:rsidR="00BB0321" w:rsidRPr="001D561C" w:rsidRDefault="00BB0321" w:rsidP="00BB032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0"/>
        </w:rPr>
        <w:t>在</w:t>
      </w:r>
      <w:r>
        <w:rPr>
          <w:rFonts w:ascii="Times New Roman" w:eastAsiaTheme="minorEastAsia" w:hAnsi="Times New Roman" w:cs="Times New Roman"/>
          <w:sz w:val="28"/>
          <w:szCs w:val="20"/>
        </w:rPr>
        <w:t>一个实施例中</w:t>
      </w:r>
      <w:r w:rsidRPr="001D561C">
        <w:rPr>
          <w:rFonts w:ascii="Times New Roman" w:eastAsiaTheme="minorEastAsia" w:hAnsi="Times New Roman" w:cs="Times New Roman"/>
          <w:sz w:val="28"/>
          <w:szCs w:val="20"/>
        </w:rPr>
        <w:t>，</w:t>
      </w:r>
      <w:r w:rsidRPr="006B16A5">
        <w:rPr>
          <w:rFonts w:ascii="Times New Roman" w:eastAsiaTheme="minorEastAsia" w:hAnsi="Times New Roman" w:cs="Times New Roman"/>
          <w:sz w:val="28"/>
          <w:szCs w:val="28"/>
        </w:rPr>
        <w:t>步骤</w:t>
      </w:r>
      <w:r w:rsidRPr="006B16A5">
        <w:rPr>
          <w:rFonts w:ascii="Times New Roman" w:eastAsiaTheme="minorEastAsia" w:hAnsi="Times New Roman" w:cs="Times New Roman" w:hint="eastAsia"/>
          <w:sz w:val="28"/>
          <w:szCs w:val="28"/>
        </w:rPr>
        <w:t>2</w:t>
      </w:r>
      <w:r w:rsidRPr="006B16A5">
        <w:rPr>
          <w:rFonts w:ascii="Times New Roman" w:eastAsiaTheme="minorEastAsia" w:hAnsi="Times New Roman" w:cs="Times New Roman" w:hint="eastAsia"/>
          <w:sz w:val="28"/>
          <w:szCs w:val="28"/>
        </w:rPr>
        <w:t>所述</w:t>
      </w:r>
      <w:r w:rsidRPr="006B16A5">
        <w:rPr>
          <w:rFonts w:ascii="Times New Roman" w:eastAsiaTheme="minorEastAsia" w:hAnsi="Times New Roman" w:cs="Times New Roman"/>
          <w:sz w:val="28"/>
          <w:szCs w:val="28"/>
        </w:rPr>
        <w:t>双向树形图</w:t>
      </w:r>
      <w:r w:rsidRPr="006B16A5">
        <w:rPr>
          <w:rFonts w:ascii="Times New Roman" w:eastAsiaTheme="minorEastAsia" w:hAnsi="Times New Roman" w:cs="Times New Roman" w:hint="eastAsia"/>
          <w:sz w:val="28"/>
          <w:szCs w:val="28"/>
        </w:rPr>
        <w:t>中，</w:t>
      </w:r>
      <w:r w:rsidRPr="006B16A5">
        <w:rPr>
          <w:rFonts w:ascii="Times New Roman" w:eastAsiaTheme="minorEastAsia" w:hAnsi="Times New Roman" w:cs="Times New Roman"/>
          <w:sz w:val="28"/>
          <w:szCs w:val="28"/>
        </w:rPr>
        <w:t>对话结构是树形的</w:t>
      </w:r>
      <w:r w:rsidRPr="006B16A5">
        <w:rPr>
          <w:rFonts w:ascii="Times New Roman" w:eastAsiaTheme="minorEastAsia" w:hAnsi="Times New Roman" w:cs="Times New Roman" w:hint="eastAsia"/>
          <w:sz w:val="28"/>
          <w:szCs w:val="28"/>
        </w:rPr>
        <w:t>，</w:t>
      </w:r>
      <w:r w:rsidRPr="006B16A5">
        <w:rPr>
          <w:rFonts w:ascii="Times New Roman" w:eastAsiaTheme="minorEastAsia" w:hAnsi="Times New Roman" w:cs="Times New Roman"/>
          <w:sz w:val="28"/>
          <w:szCs w:val="28"/>
        </w:rPr>
        <w:t>树的根</w:t>
      </w:r>
      <w:r w:rsidRPr="006B16A5">
        <w:rPr>
          <w:rFonts w:ascii="Times New Roman" w:eastAsiaTheme="minorEastAsia" w:hAnsi="Times New Roman" w:cs="Times New Roman" w:hint="eastAsia"/>
          <w:sz w:val="28"/>
          <w:szCs w:val="28"/>
        </w:rPr>
        <w:t>节点为</w:t>
      </w:r>
      <w:r w:rsidR="008754D4">
        <w:rPr>
          <w:rFonts w:ascii="Times New Roman" w:eastAsiaTheme="minorEastAsia" w:hAnsi="Times New Roman" w:cs="Times New Roman" w:hint="eastAsia"/>
          <w:sz w:val="28"/>
          <w:szCs w:val="28"/>
        </w:rPr>
        <w:t>源帖子</w:t>
      </w:r>
      <w:r w:rsidRPr="006B16A5">
        <w:rPr>
          <w:rFonts w:ascii="Times New Roman" w:eastAsiaTheme="minorEastAsia" w:hAnsi="Times New Roman" w:cs="Times New Roman" w:hint="eastAsia"/>
          <w:sz w:val="28"/>
          <w:szCs w:val="28"/>
        </w:rPr>
        <w:t>，每个</w:t>
      </w:r>
      <w:r>
        <w:rPr>
          <w:rFonts w:ascii="Times New Roman" w:eastAsiaTheme="minorEastAsia" w:hAnsi="Times New Roman" w:cs="Times New Roman"/>
          <w:sz w:val="28"/>
          <w:szCs w:val="28"/>
        </w:rPr>
        <w:t>节点代表一条评论，节点通过其回复关系连接</w:t>
      </w:r>
      <w:r w:rsidRPr="001D561C">
        <w:rPr>
          <w:rFonts w:ascii="Times New Roman" w:eastAsiaTheme="minorEastAsia" w:hAnsi="Times New Roman" w:cs="Times New Roman"/>
          <w:sz w:val="28"/>
          <w:szCs w:val="28"/>
        </w:rPr>
        <w:t>。</w:t>
      </w:r>
    </w:p>
    <w:p w14:paraId="496ED3B1" w14:textId="558DDFA6" w:rsidR="00BB0321" w:rsidRPr="001D561C" w:rsidRDefault="00BB0321" w:rsidP="00BB0321">
      <w:pPr>
        <w:widowControl w:val="0"/>
        <w:snapToGrid/>
        <w:spacing w:after="0" w:line="360" w:lineRule="auto"/>
        <w:ind w:firstLineChars="200" w:firstLine="560"/>
        <w:jc w:val="both"/>
        <w:textAlignment w:val="baseline"/>
        <w:rPr>
          <w:rFonts w:ascii="Times New Roman" w:eastAsiaTheme="minorEastAsia" w:hAnsi="Times New Roman" w:cs="Times New Roman"/>
          <w:i/>
          <w:iCs/>
          <w:sz w:val="28"/>
          <w:szCs w:val="28"/>
        </w:rPr>
      </w:pPr>
      <w:r>
        <w:rPr>
          <w:rFonts w:ascii="Times New Roman" w:eastAsiaTheme="minorEastAsia" w:hAnsi="Times New Roman" w:cs="Times New Roman" w:hint="eastAsia"/>
          <w:sz w:val="28"/>
          <w:szCs w:val="20"/>
        </w:rPr>
        <w:t>在</w:t>
      </w:r>
      <w:r>
        <w:rPr>
          <w:rFonts w:ascii="Times New Roman" w:eastAsiaTheme="minorEastAsia" w:hAnsi="Times New Roman" w:cs="Times New Roman"/>
          <w:sz w:val="28"/>
          <w:szCs w:val="20"/>
        </w:rPr>
        <w:t>一个实施例中</w:t>
      </w:r>
      <w:r w:rsidRPr="001D561C">
        <w:rPr>
          <w:rFonts w:ascii="Times New Roman" w:eastAsiaTheme="minorEastAsia" w:hAnsi="Times New Roman" w:cs="Times New Roman"/>
          <w:sz w:val="28"/>
          <w:szCs w:val="20"/>
        </w:rPr>
        <w:t>，</w:t>
      </w: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hint="eastAsia"/>
          <w:sz w:val="28"/>
          <w:szCs w:val="28"/>
        </w:rPr>
        <w:t>2</w:t>
      </w:r>
      <w:r w:rsidRPr="001D561C">
        <w:rPr>
          <w:rFonts w:ascii="Times New Roman" w:eastAsiaTheme="minorEastAsia" w:hAnsi="Times New Roman" w:cs="Times New Roman"/>
          <w:sz w:val="28"/>
          <w:szCs w:val="28"/>
        </w:rPr>
        <w:t>所述</w:t>
      </w:r>
      <w:r w:rsidRPr="006F155D">
        <w:rPr>
          <w:rFonts w:ascii="Times New Roman" w:eastAsiaTheme="minorEastAsia" w:hAnsi="Times New Roman" w:cs="Times New Roman" w:hint="eastAsia"/>
          <w:sz w:val="28"/>
          <w:szCs w:val="28"/>
        </w:rPr>
        <w:t>证据星形图</w:t>
      </w:r>
      <w:r w:rsidRPr="001D561C">
        <w:rPr>
          <w:rFonts w:ascii="Times New Roman" w:eastAsiaTheme="minorEastAsia" w:hAnsi="Times New Roman" w:cs="Times New Roman"/>
          <w:sz w:val="28"/>
          <w:szCs w:val="28"/>
        </w:rPr>
        <w:t>的创建如下所示：</w:t>
      </w:r>
    </w:p>
    <w:p w14:paraId="3BBC02B8" w14:textId="77777777" w:rsidR="00BB0321" w:rsidRPr="001D561C" w:rsidRDefault="00102F83" w:rsidP="00BB0321">
      <w:pPr>
        <w:widowControl w:val="0"/>
        <w:snapToGrid/>
        <w:spacing w:after="0" w:line="360" w:lineRule="auto"/>
        <w:ind w:firstLineChars="200" w:firstLine="560"/>
        <w:jc w:val="both"/>
        <w:textAlignment w:val="baseline"/>
        <w:rPr>
          <w:rFonts w:ascii="Times New Roman" w:eastAsiaTheme="minorEastAsia" w:hAnsi="Times New Roman" w:cs="Times New Roman"/>
          <w:i/>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e</m:t>
              </m:r>
            </m:sub>
          </m:sSub>
          <m:r>
            <m:rPr>
              <m:aln/>
            </m:rP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rPr>
              </m:ctrlPr>
            </m:d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e</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e</m:t>
                  </m:r>
                </m:sub>
              </m:sSub>
            </m:e>
          </m:d>
          <m:r>
            <m:rPr>
              <m:sty m:val="p"/>
            </m:rPr>
            <w:rPr>
              <w:rFonts w:ascii="Cambria Math" w:eastAsiaTheme="minorEastAsia" w:hAnsi="Cambria Math" w:cs="Times New Roman"/>
              <w:sz w:val="28"/>
              <w:szCs w:val="28"/>
            </w:rPr>
            <w:br/>
          </m:r>
        </m:oMath>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e</m:t>
              </m:r>
            </m:sub>
          </m:sSub>
          <m:r>
            <m:rPr>
              <m:aln/>
            </m:rP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c,</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k</m:t>
                  </m:r>
                </m:sub>
              </m:sSub>
            </m:e>
          </m:d>
          <m:r>
            <m:rPr>
              <m:sty m:val="p"/>
            </m:rPr>
            <w:rPr>
              <w:rFonts w:ascii="Cambria Math" w:eastAsiaTheme="minorEastAsia" w:hAnsi="Cambria Math" w:cs="Times New Roman"/>
              <w:sz w:val="28"/>
              <w:szCs w:val="28"/>
            </w:rPr>
            <w:br/>
          </m:r>
        </m:oMath>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e</m:t>
              </m:r>
            </m:sub>
          </m:sSub>
          <m:r>
            <m:rPr>
              <m:aln/>
            </m:rP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iCs/>
                  <w:sz w:val="28"/>
                  <w:szCs w:val="28"/>
                </w:rPr>
              </m:ctrlPr>
            </m:dPr>
            <m:e>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c,</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c,</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2</m:t>
                      </m:r>
                    </m:sub>
                  </m:sSub>
                </m:e>
              </m:d>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c,</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k</m:t>
                      </m:r>
                    </m:sub>
                  </m:sSub>
                </m:e>
              </m:d>
            </m:e>
          </m:d>
        </m:oMath>
      </m:oMathPara>
    </w:p>
    <w:p w14:paraId="36C12962" w14:textId="77777777" w:rsidR="00BB0321" w:rsidRDefault="00BB0321" w:rsidP="00BB032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lastRenderedPageBreak/>
        <w:t>其中，</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e</m:t>
            </m:r>
          </m:sub>
        </m:sSub>
      </m:oMath>
      <w:r w:rsidRPr="001D561C">
        <w:rPr>
          <w:rFonts w:ascii="Times New Roman" w:eastAsiaTheme="minorEastAsia" w:hAnsi="Times New Roman" w:cs="Times New Roman"/>
          <w:iCs/>
          <w:sz w:val="28"/>
          <w:szCs w:val="28"/>
        </w:rPr>
        <w:t>是一个由顶点集</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e</m:t>
            </m:r>
          </m:sub>
        </m:sSub>
      </m:oMath>
      <w:r w:rsidRPr="001D561C">
        <w:rPr>
          <w:rFonts w:ascii="Times New Roman" w:eastAsiaTheme="minorEastAsia" w:hAnsi="Times New Roman" w:cs="Times New Roman"/>
          <w:iCs/>
          <w:sz w:val="28"/>
          <w:szCs w:val="28"/>
        </w:rPr>
        <w:t>和边集</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e</m:t>
            </m:r>
          </m:sub>
        </m:sSub>
      </m:oMath>
      <w:r w:rsidRPr="001D561C">
        <w:rPr>
          <w:rFonts w:ascii="Times New Roman" w:eastAsiaTheme="minorEastAsia" w:hAnsi="Times New Roman" w:cs="Times New Roman"/>
          <w:iCs/>
          <w:sz w:val="28"/>
          <w:szCs w:val="28"/>
        </w:rPr>
        <w:t>组成的证据图对象</w:t>
      </w:r>
      <w:r w:rsidRPr="001D561C">
        <w:rPr>
          <w:rFonts w:ascii="Times New Roman" w:eastAsiaTheme="minorEastAsia" w:hAnsi="Times New Roman" w:cs="Times New Roman" w:hint="eastAsia"/>
          <w:iCs/>
          <w:sz w:val="28"/>
          <w:szCs w:val="28"/>
        </w:rPr>
        <w:t>，</w:t>
      </w:r>
      <w:r w:rsidRPr="001D561C">
        <w:rPr>
          <w:rFonts w:ascii="Times New Roman" w:eastAsiaTheme="minorEastAsia" w:hAnsi="Times New Roman" w:cs="Times New Roman"/>
          <w:iCs/>
          <w:sz w:val="28"/>
          <w:szCs w:val="28"/>
        </w:rPr>
        <w:t>顶点集</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e</m:t>
            </m:r>
          </m:sub>
        </m:sSub>
      </m:oMath>
      <w:r w:rsidRPr="001D561C">
        <w:rPr>
          <w:rFonts w:ascii="Times New Roman" w:eastAsiaTheme="minorEastAsia" w:hAnsi="Times New Roman" w:cs="Times New Roman"/>
          <w:iCs/>
          <w:sz w:val="28"/>
          <w:szCs w:val="28"/>
        </w:rPr>
        <w:t>包括</w:t>
      </w:r>
      <w:r w:rsidRPr="00BC00B0">
        <w:rPr>
          <w:rFonts w:ascii="Times New Roman" w:eastAsiaTheme="minorEastAsia" w:hAnsi="Times New Roman" w:cs="Times New Roman" w:hint="eastAsia"/>
          <w:sz w:val="28"/>
          <w:szCs w:val="28"/>
        </w:rPr>
        <w:t>检测对象</w:t>
      </w:r>
      <m:oMath>
        <m:r>
          <w:rPr>
            <w:rFonts w:ascii="Cambria Math" w:eastAsiaTheme="minorEastAsia" w:hAnsi="Cambria Math" w:cs="Times New Roman"/>
            <w:sz w:val="28"/>
            <w:szCs w:val="28"/>
          </w:rPr>
          <m:t>c</m:t>
        </m:r>
      </m:oMath>
      <w:r w:rsidRPr="001D561C">
        <w:rPr>
          <w:rFonts w:ascii="Times New Roman" w:eastAsiaTheme="minorEastAsia" w:hAnsi="Times New Roman" w:cs="Times New Roman"/>
          <w:iCs/>
          <w:sz w:val="28"/>
          <w:szCs w:val="28"/>
        </w:rPr>
        <w:t>和证据句子</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k</m:t>
            </m:r>
          </m:sub>
        </m:sSub>
      </m:oMath>
      <w:r w:rsidRPr="001D561C">
        <w:rPr>
          <w:rFonts w:ascii="Times New Roman" w:eastAsiaTheme="minorEastAsia" w:hAnsi="Times New Roman" w:cs="Times New Roman"/>
          <w:iCs/>
          <w:sz w:val="28"/>
          <w:szCs w:val="28"/>
        </w:rPr>
        <w:t>，</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k</m:t>
            </m:r>
          </m:sub>
        </m:sSub>
      </m:oMath>
      <w:r w:rsidRPr="001D561C">
        <w:rPr>
          <w:rFonts w:ascii="Times New Roman" w:eastAsiaTheme="minorEastAsia" w:hAnsi="Times New Roman" w:cs="Times New Roman"/>
          <w:iCs/>
          <w:sz w:val="28"/>
          <w:szCs w:val="28"/>
        </w:rPr>
        <w:t>表示</w:t>
      </w:r>
      <w:r>
        <w:rPr>
          <w:rFonts w:ascii="Times New Roman" w:eastAsiaTheme="minorEastAsia" w:hAnsi="Times New Roman" w:cs="Times New Roman"/>
          <w:iCs/>
          <w:sz w:val="28"/>
          <w:szCs w:val="28"/>
        </w:rPr>
        <w:t>第</w:t>
      </w:r>
      <m:oMath>
        <m:r>
          <w:rPr>
            <w:rFonts w:ascii="Cambria Math" w:eastAsiaTheme="minorEastAsia" w:hAnsi="Cambria Math" w:cs="Times New Roman"/>
            <w:sz w:val="28"/>
            <w:szCs w:val="28"/>
          </w:rPr>
          <m:t>k</m:t>
        </m:r>
      </m:oMath>
      <w:proofErr w:type="gramStart"/>
      <w:r>
        <w:rPr>
          <w:rFonts w:ascii="Times New Roman" w:eastAsiaTheme="minorEastAsia" w:hAnsi="Times New Roman" w:cs="Times New Roman" w:hint="eastAsia"/>
          <w:sz w:val="28"/>
          <w:szCs w:val="28"/>
        </w:rPr>
        <w:t>个</w:t>
      </w:r>
      <w:proofErr w:type="gramEnd"/>
      <w:r w:rsidRPr="001D561C">
        <w:rPr>
          <w:rFonts w:ascii="Times New Roman" w:eastAsiaTheme="minorEastAsia" w:hAnsi="Times New Roman" w:cs="Times New Roman"/>
          <w:iCs/>
          <w:sz w:val="28"/>
          <w:szCs w:val="28"/>
        </w:rPr>
        <w:t>证据句子</w:t>
      </w:r>
      <w:r>
        <w:rPr>
          <w:rFonts w:ascii="Times New Roman" w:eastAsiaTheme="minorEastAsia" w:hAnsi="Times New Roman" w:cs="Times New Roman"/>
          <w:iCs/>
          <w:sz w:val="28"/>
          <w:szCs w:val="28"/>
        </w:rPr>
        <w:t>，</w:t>
      </w:r>
      <w:r w:rsidRPr="001D561C">
        <w:rPr>
          <w:rFonts w:ascii="Times New Roman" w:eastAsiaTheme="minorEastAsia" w:hAnsi="Times New Roman" w:cs="Times New Roman"/>
          <w:iCs/>
          <w:sz w:val="28"/>
          <w:szCs w:val="28"/>
        </w:rPr>
        <w:t>边缘集</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e</m:t>
            </m:r>
          </m:sub>
        </m:sSub>
      </m:oMath>
      <w:r w:rsidRPr="001D561C">
        <w:rPr>
          <w:rFonts w:ascii="Times New Roman" w:eastAsiaTheme="minorEastAsia" w:hAnsi="Times New Roman" w:cs="Times New Roman"/>
          <w:iCs/>
          <w:sz w:val="28"/>
          <w:szCs w:val="28"/>
        </w:rPr>
        <w:t>表示</w:t>
      </w:r>
      <w:r>
        <w:rPr>
          <w:rFonts w:ascii="Times New Roman" w:eastAsiaTheme="minorEastAsia" w:hAnsi="Times New Roman" w:cs="Times New Roman"/>
          <w:iCs/>
          <w:sz w:val="28"/>
          <w:szCs w:val="28"/>
        </w:rPr>
        <w:t>各</w:t>
      </w:r>
      <w:r w:rsidRPr="001D561C">
        <w:rPr>
          <w:rFonts w:ascii="Times New Roman" w:eastAsiaTheme="minorEastAsia" w:hAnsi="Times New Roman" w:cs="Times New Roman"/>
          <w:iCs/>
          <w:sz w:val="28"/>
          <w:szCs w:val="28"/>
        </w:rPr>
        <w:t>证据句子和</w:t>
      </w:r>
      <w:r w:rsidRPr="00BC00B0">
        <w:rPr>
          <w:rFonts w:ascii="Times New Roman" w:eastAsiaTheme="minorEastAsia" w:hAnsi="Times New Roman" w:cs="Times New Roman" w:hint="eastAsia"/>
          <w:sz w:val="28"/>
          <w:szCs w:val="28"/>
        </w:rPr>
        <w:t>检测对象</w:t>
      </w:r>
      <w:r w:rsidRPr="001D561C">
        <w:rPr>
          <w:rFonts w:ascii="Times New Roman" w:eastAsiaTheme="minorEastAsia" w:hAnsi="Times New Roman" w:cs="Times New Roman"/>
          <w:iCs/>
          <w:sz w:val="28"/>
          <w:szCs w:val="28"/>
        </w:rPr>
        <w:t>之间的关系。</w:t>
      </w:r>
    </w:p>
    <w:p w14:paraId="2B5D5498" w14:textId="26F9BB17" w:rsidR="00BB0321" w:rsidRDefault="00BB0321" w:rsidP="00BB032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0"/>
        </w:rPr>
        <w:t>在</w:t>
      </w:r>
      <w:r>
        <w:rPr>
          <w:rFonts w:ascii="Times New Roman" w:eastAsiaTheme="minorEastAsia" w:hAnsi="Times New Roman" w:cs="Times New Roman"/>
          <w:sz w:val="28"/>
          <w:szCs w:val="20"/>
        </w:rPr>
        <w:t>一个实施例中</w:t>
      </w:r>
      <w:r w:rsidRPr="001D561C">
        <w:rPr>
          <w:rFonts w:ascii="Times New Roman" w:eastAsiaTheme="minorEastAsia" w:hAnsi="Times New Roman" w:cs="Times New Roman"/>
          <w:sz w:val="28"/>
          <w:szCs w:val="20"/>
        </w:rPr>
        <w:t>，</w:t>
      </w:r>
      <w:r w:rsidRPr="001D561C">
        <w:rPr>
          <w:rFonts w:ascii="Times New Roman" w:eastAsiaTheme="minorEastAsia" w:hAnsi="Times New Roman" w:cs="Times New Roman"/>
          <w:sz w:val="28"/>
          <w:szCs w:val="28"/>
        </w:rPr>
        <w:t>步骤</w:t>
      </w:r>
      <w:r>
        <w:rPr>
          <w:rFonts w:ascii="Times New Roman" w:eastAsiaTheme="minorEastAsia" w:hAnsi="Times New Roman" w:cs="Times New Roman" w:hint="eastAsia"/>
          <w:sz w:val="28"/>
          <w:szCs w:val="28"/>
        </w:rPr>
        <w:t>3</w:t>
      </w:r>
      <w:r w:rsidRPr="001D561C">
        <w:rPr>
          <w:rFonts w:ascii="Times New Roman" w:eastAsiaTheme="minorEastAsia" w:hAnsi="Times New Roman" w:cs="Times New Roman"/>
          <w:sz w:val="28"/>
          <w:szCs w:val="28"/>
        </w:rPr>
        <w:t>谣言检测模型中</w:t>
      </w:r>
      <w:r w:rsidRPr="001D561C">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通过自顶向下的</w:t>
      </w:r>
      <w:r>
        <w:rPr>
          <w:rFonts w:ascii="Times New Roman" w:eastAsiaTheme="minorEastAsia" w:hAnsi="Times New Roman" w:cs="Times New Roman"/>
          <w:sz w:val="28"/>
          <w:szCs w:val="28"/>
        </w:rPr>
        <w:t>图卷积神经网络</w:t>
      </w:r>
      <w:r w:rsidRPr="001D561C">
        <w:rPr>
          <w:rFonts w:ascii="Times New Roman" w:eastAsiaTheme="minorEastAsia" w:hAnsi="Times New Roman" w:cs="Times New Roman"/>
          <w:sz w:val="28"/>
          <w:szCs w:val="28"/>
        </w:rPr>
        <w:t>获得谣言</w:t>
      </w:r>
      <w:r>
        <w:rPr>
          <w:rFonts w:ascii="Times New Roman" w:eastAsiaTheme="minorEastAsia" w:hAnsi="Times New Roman" w:cs="Times New Roman"/>
          <w:sz w:val="28"/>
          <w:szCs w:val="28"/>
        </w:rPr>
        <w:t>传播</w:t>
      </w:r>
      <w:r w:rsidRPr="001D561C">
        <w:rPr>
          <w:rFonts w:ascii="Times New Roman" w:eastAsiaTheme="minorEastAsia" w:hAnsi="Times New Roman" w:cs="Times New Roman"/>
          <w:sz w:val="28"/>
          <w:szCs w:val="28"/>
        </w:rPr>
        <w:t>特征</w:t>
      </w:r>
      <w:r>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通过自底向上的</w:t>
      </w:r>
      <w:r>
        <w:rPr>
          <w:rFonts w:ascii="Times New Roman" w:eastAsiaTheme="minorEastAsia" w:hAnsi="Times New Roman" w:cs="Times New Roman"/>
          <w:sz w:val="28"/>
          <w:szCs w:val="28"/>
        </w:rPr>
        <w:t>图卷积神经网络</w:t>
      </w:r>
      <w:r w:rsidRPr="001D561C">
        <w:rPr>
          <w:rFonts w:ascii="Times New Roman" w:eastAsiaTheme="minorEastAsia" w:hAnsi="Times New Roman" w:cs="Times New Roman"/>
          <w:sz w:val="28"/>
          <w:szCs w:val="28"/>
        </w:rPr>
        <w:t>获得</w:t>
      </w:r>
      <w:r>
        <w:rPr>
          <w:rFonts w:ascii="Times New Roman" w:eastAsiaTheme="minorEastAsia" w:hAnsi="Times New Roman" w:cs="Times New Roman"/>
          <w:sz w:val="28"/>
          <w:szCs w:val="28"/>
        </w:rPr>
        <w:t>谣言</w:t>
      </w:r>
      <w:r w:rsidRPr="001D561C">
        <w:rPr>
          <w:rFonts w:ascii="Times New Roman" w:eastAsiaTheme="minorEastAsia" w:hAnsi="Times New Roman" w:cs="Times New Roman"/>
          <w:sz w:val="28"/>
          <w:szCs w:val="28"/>
        </w:rPr>
        <w:t>扩散特征</w:t>
      </w:r>
      <w:r>
        <w:rPr>
          <w:rFonts w:ascii="Times New Roman" w:eastAsiaTheme="minorEastAsia" w:hAnsi="Times New Roman" w:cs="Times New Roman" w:hint="eastAsia"/>
          <w:sz w:val="28"/>
          <w:szCs w:val="28"/>
        </w:rPr>
        <w:t>；所述</w:t>
      </w:r>
      <w:r w:rsidRPr="001D561C">
        <w:rPr>
          <w:rFonts w:ascii="Times New Roman" w:eastAsiaTheme="minorEastAsia" w:hAnsi="Times New Roman" w:cs="Times New Roman"/>
          <w:sz w:val="28"/>
          <w:szCs w:val="28"/>
        </w:rPr>
        <w:t>自底向上的</w:t>
      </w:r>
      <w:r>
        <w:rPr>
          <w:rFonts w:ascii="Times New Roman" w:eastAsiaTheme="minorEastAsia" w:hAnsi="Times New Roman" w:cs="Times New Roman"/>
          <w:sz w:val="28"/>
          <w:szCs w:val="28"/>
        </w:rPr>
        <w:t>图卷积神经网络</w:t>
      </w:r>
      <w:r>
        <w:rPr>
          <w:rFonts w:ascii="Times New Roman" w:eastAsiaTheme="minorEastAsia" w:hAnsi="Times New Roman" w:cs="Times New Roman" w:hint="eastAsia"/>
          <w:sz w:val="28"/>
          <w:szCs w:val="28"/>
        </w:rPr>
        <w:t>，递归访问从底部的叶子节点到根节点的每个节点，</w:t>
      </w:r>
      <w:r w:rsidRPr="00D468F1">
        <w:rPr>
          <w:rFonts w:ascii="Times New Roman" w:eastAsiaTheme="minorEastAsia" w:hAnsi="Times New Roman" w:cs="Times New Roman" w:hint="eastAsia"/>
          <w:sz w:val="28"/>
          <w:szCs w:val="28"/>
        </w:rPr>
        <w:t>为每个子树生成一个特征向量，</w:t>
      </w:r>
      <w:r>
        <w:rPr>
          <w:rFonts w:ascii="Times New Roman" w:eastAsiaTheme="minorEastAsia" w:hAnsi="Times New Roman" w:cs="Times New Roman" w:hint="eastAsia"/>
          <w:sz w:val="28"/>
          <w:szCs w:val="28"/>
        </w:rPr>
        <w:t>使得</w:t>
      </w:r>
      <w:r w:rsidRPr="00D468F1">
        <w:rPr>
          <w:rFonts w:ascii="Times New Roman" w:eastAsiaTheme="minorEastAsia" w:hAnsi="Times New Roman" w:cs="Times New Roman" w:hint="eastAsia"/>
          <w:sz w:val="28"/>
          <w:szCs w:val="28"/>
        </w:rPr>
        <w:t>具有相似上下文的子树被投影到表示空间中的邻近区域</w:t>
      </w:r>
      <w:r>
        <w:rPr>
          <w:rFonts w:ascii="Times New Roman" w:eastAsiaTheme="minorEastAsia" w:hAnsi="Times New Roman" w:cs="Times New Roman" w:hint="eastAsia"/>
          <w:sz w:val="28"/>
          <w:szCs w:val="28"/>
        </w:rPr>
        <w:t>；所述</w:t>
      </w:r>
      <w:r w:rsidRPr="001D561C">
        <w:rPr>
          <w:rFonts w:ascii="Times New Roman" w:eastAsiaTheme="minorEastAsia" w:hAnsi="Times New Roman" w:cs="Times New Roman"/>
          <w:sz w:val="28"/>
          <w:szCs w:val="28"/>
        </w:rPr>
        <w:t>自顶向下的</w:t>
      </w:r>
      <w:r>
        <w:rPr>
          <w:rFonts w:ascii="Times New Roman" w:eastAsiaTheme="minorEastAsia" w:hAnsi="Times New Roman" w:cs="Times New Roman"/>
          <w:sz w:val="28"/>
          <w:szCs w:val="28"/>
        </w:rPr>
        <w:t>图卷积神经网络</w:t>
      </w:r>
      <w:r>
        <w:rPr>
          <w:rFonts w:ascii="Times New Roman" w:eastAsiaTheme="minorEastAsia" w:hAnsi="Times New Roman" w:cs="Times New Roman" w:hint="eastAsia"/>
          <w:sz w:val="28"/>
          <w:szCs w:val="28"/>
        </w:rPr>
        <w:t>，</w:t>
      </w:r>
      <w:r w:rsidRPr="00D468F1">
        <w:rPr>
          <w:rFonts w:ascii="Times New Roman" w:eastAsiaTheme="minorEastAsia" w:hAnsi="Times New Roman" w:cs="Times New Roman" w:hint="eastAsia"/>
          <w:sz w:val="28"/>
          <w:szCs w:val="28"/>
        </w:rPr>
        <w:t>为每个</w:t>
      </w:r>
      <w:r w:rsidR="008754D4">
        <w:rPr>
          <w:rFonts w:ascii="Times New Roman" w:eastAsiaTheme="minorEastAsia" w:hAnsi="Times New Roman" w:cs="Times New Roman" w:hint="eastAsia"/>
          <w:sz w:val="28"/>
          <w:szCs w:val="28"/>
        </w:rPr>
        <w:t>源帖子</w:t>
      </w:r>
      <w:r w:rsidRPr="00D468F1">
        <w:rPr>
          <w:rFonts w:ascii="Times New Roman" w:eastAsiaTheme="minorEastAsia" w:hAnsi="Times New Roman" w:cs="Times New Roman" w:hint="eastAsia"/>
          <w:sz w:val="28"/>
          <w:szCs w:val="28"/>
        </w:rPr>
        <w:t>生成一个考虑其传播路径</w:t>
      </w:r>
      <w:r>
        <w:rPr>
          <w:rFonts w:ascii="Times New Roman" w:eastAsiaTheme="minorEastAsia" w:hAnsi="Times New Roman" w:cs="Times New Roman" w:hint="eastAsia"/>
          <w:sz w:val="28"/>
          <w:szCs w:val="28"/>
        </w:rPr>
        <w:t>的</w:t>
      </w:r>
      <w:r w:rsidRPr="00D468F1">
        <w:rPr>
          <w:rFonts w:ascii="Times New Roman" w:eastAsiaTheme="minorEastAsia" w:hAnsi="Times New Roman" w:cs="Times New Roman" w:hint="eastAsia"/>
          <w:sz w:val="28"/>
          <w:szCs w:val="28"/>
        </w:rPr>
        <w:t>增强特征向量，</w:t>
      </w:r>
      <w:r>
        <w:rPr>
          <w:rFonts w:ascii="Times New Roman" w:eastAsiaTheme="minorEastAsia" w:hAnsi="Times New Roman" w:cs="Times New Roman" w:hint="eastAsia"/>
          <w:sz w:val="28"/>
          <w:szCs w:val="28"/>
        </w:rPr>
        <w:t>每个节点的表示通过组合它自己的输入和它的父节点计算，</w:t>
      </w:r>
      <w:r w:rsidRPr="00011676">
        <w:rPr>
          <w:rFonts w:ascii="Times New Roman" w:eastAsiaTheme="minorEastAsia" w:hAnsi="Times New Roman" w:cs="Times New Roman" w:hint="eastAsia"/>
          <w:sz w:val="28"/>
          <w:szCs w:val="28"/>
        </w:rPr>
        <w:t>从根节点递归地进行到其子节点，直到到达所有</w:t>
      </w:r>
      <w:r>
        <w:rPr>
          <w:rFonts w:ascii="Times New Roman" w:eastAsiaTheme="minorEastAsia" w:hAnsi="Times New Roman" w:cs="Times New Roman" w:hint="eastAsia"/>
          <w:sz w:val="28"/>
          <w:szCs w:val="28"/>
        </w:rPr>
        <w:t>叶子节点，其中根节点代表</w:t>
      </w:r>
      <w:r w:rsidR="008754D4">
        <w:rPr>
          <w:rFonts w:ascii="Times New Roman" w:eastAsiaTheme="minorEastAsia" w:hAnsi="Times New Roman" w:cs="Times New Roman" w:hint="eastAsia"/>
          <w:sz w:val="28"/>
          <w:szCs w:val="28"/>
        </w:rPr>
        <w:t>源帖子</w:t>
      </w:r>
      <w:r>
        <w:rPr>
          <w:rFonts w:ascii="Times New Roman" w:eastAsiaTheme="minorEastAsia" w:hAnsi="Times New Roman" w:cs="Times New Roman" w:hint="eastAsia"/>
          <w:sz w:val="28"/>
          <w:szCs w:val="28"/>
        </w:rPr>
        <w:t>，子节点代表对父节点做出的评论和转发，</w:t>
      </w:r>
      <w:r w:rsidRPr="00625FF7">
        <w:rPr>
          <w:rFonts w:ascii="Times New Roman" w:eastAsiaTheme="minorEastAsia" w:hAnsi="Times New Roman" w:cs="Times New Roman" w:hint="eastAsia"/>
          <w:sz w:val="28"/>
          <w:szCs w:val="28"/>
        </w:rPr>
        <w:t>每个节点通过其回复关系连接起来。</w:t>
      </w:r>
    </w:p>
    <w:p w14:paraId="36830357" w14:textId="10690810" w:rsidR="00BB0321" w:rsidRDefault="00BB0321" w:rsidP="00BB032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0"/>
        </w:rPr>
        <w:t>在</w:t>
      </w:r>
      <w:r>
        <w:rPr>
          <w:rFonts w:ascii="Times New Roman" w:eastAsiaTheme="minorEastAsia" w:hAnsi="Times New Roman" w:cs="Times New Roman"/>
          <w:sz w:val="28"/>
          <w:szCs w:val="20"/>
        </w:rPr>
        <w:t>一个实施例中</w:t>
      </w:r>
      <w:r w:rsidRPr="001D561C">
        <w:rPr>
          <w:rFonts w:ascii="Times New Roman" w:eastAsiaTheme="minorEastAsia" w:hAnsi="Times New Roman" w:cs="Times New Roman"/>
          <w:sz w:val="28"/>
          <w:szCs w:val="20"/>
        </w:rPr>
        <w:t>，</w:t>
      </w:r>
      <w:r w:rsidRPr="001D561C">
        <w:rPr>
          <w:rFonts w:ascii="Times New Roman" w:eastAsiaTheme="minorEastAsia" w:hAnsi="Times New Roman" w:cs="Times New Roman"/>
          <w:sz w:val="28"/>
          <w:szCs w:val="28"/>
        </w:rPr>
        <w:t>步骤</w:t>
      </w:r>
      <w:r>
        <w:rPr>
          <w:rFonts w:ascii="Times New Roman" w:eastAsiaTheme="minorEastAsia" w:hAnsi="Times New Roman" w:cs="Times New Roman" w:hint="eastAsia"/>
          <w:sz w:val="28"/>
          <w:szCs w:val="28"/>
        </w:rPr>
        <w:t>4</w:t>
      </w:r>
      <w:r w:rsidRPr="00D061CD">
        <w:rPr>
          <w:rFonts w:ascii="Times New Roman" w:eastAsiaTheme="minorEastAsia" w:hAnsi="Times New Roman" w:cs="Times New Roman"/>
          <w:sz w:val="28"/>
          <w:szCs w:val="28"/>
        </w:rPr>
        <w:t>基于双向树结构和星形结构的信息传输的</w:t>
      </w:r>
      <w:r w:rsidRPr="00D061CD">
        <w:rPr>
          <w:rFonts w:ascii="Times New Roman" w:eastAsiaTheme="minorEastAsia" w:hAnsi="Times New Roman" w:cs="Times New Roman"/>
          <w:sz w:val="28"/>
          <w:szCs w:val="28"/>
        </w:rPr>
        <w:t>K</w:t>
      </w:r>
      <w:r w:rsidRPr="00D061CD">
        <w:rPr>
          <w:rFonts w:ascii="Times New Roman" w:eastAsiaTheme="minorEastAsia" w:hAnsi="Times New Roman" w:cs="Times New Roman"/>
          <w:sz w:val="28"/>
          <w:szCs w:val="28"/>
        </w:rPr>
        <w:t>次迭代，</w:t>
      </w:r>
      <w:r w:rsidRPr="00D061CD">
        <w:rPr>
          <w:rFonts w:ascii="Times New Roman" w:eastAsiaTheme="minorEastAsia" w:hAnsi="Times New Roman" w:cs="Times New Roman" w:hint="eastAsia"/>
          <w:sz w:val="28"/>
          <w:szCs w:val="28"/>
        </w:rPr>
        <w:t>每迭代一次，两个结构</w:t>
      </w:r>
      <w:r>
        <w:rPr>
          <w:rFonts w:ascii="Times New Roman" w:eastAsiaTheme="minorEastAsia" w:hAnsi="Times New Roman" w:cs="Times New Roman" w:hint="eastAsia"/>
          <w:sz w:val="28"/>
          <w:szCs w:val="28"/>
        </w:rPr>
        <w:t>即</w:t>
      </w:r>
      <w:r w:rsidRPr="00D061CD">
        <w:rPr>
          <w:rFonts w:ascii="Times New Roman" w:eastAsiaTheme="minorEastAsia" w:hAnsi="Times New Roman" w:cs="Times New Roman" w:hint="eastAsia"/>
          <w:sz w:val="28"/>
          <w:szCs w:val="28"/>
        </w:rPr>
        <w:t>更新一次参数</w:t>
      </w:r>
      <w:r>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hint="eastAsia"/>
          <w:sz w:val="28"/>
          <w:szCs w:val="28"/>
        </w:rPr>
        <w:t>利用</w:t>
      </w:r>
      <w:r w:rsidRPr="001D561C">
        <w:rPr>
          <w:rFonts w:ascii="Times New Roman" w:eastAsiaTheme="minorEastAsia" w:hAnsi="Times New Roman" w:cs="Times New Roman"/>
          <w:sz w:val="28"/>
          <w:szCs w:val="28"/>
        </w:rPr>
        <w:t>最大</w:t>
      </w:r>
      <w:r w:rsidRPr="001D561C">
        <w:rPr>
          <w:rFonts w:ascii="Times New Roman" w:eastAsiaTheme="minorEastAsia" w:hAnsi="Times New Roman" w:cs="Times New Roman" w:hint="eastAsia"/>
          <w:sz w:val="28"/>
          <w:szCs w:val="28"/>
        </w:rPr>
        <w:t>聚合器将</w:t>
      </w:r>
      <w:r>
        <w:rPr>
          <w:rFonts w:ascii="Times New Roman" w:eastAsiaTheme="minorEastAsia" w:hAnsi="Times New Roman" w:cs="Times New Roman" w:hint="eastAsia"/>
          <w:sz w:val="28"/>
          <w:szCs w:val="28"/>
        </w:rPr>
        <w:t>谣言检测嵌入结果和证据嵌入结果</w:t>
      </w:r>
      <w:r w:rsidRPr="001D561C">
        <w:rPr>
          <w:rFonts w:ascii="Times New Roman" w:eastAsiaTheme="minorEastAsia" w:hAnsi="Times New Roman" w:cs="Times New Roman"/>
          <w:sz w:val="28"/>
          <w:szCs w:val="28"/>
        </w:rPr>
        <w:t>的表示聚合</w:t>
      </w:r>
      <w:r>
        <w:rPr>
          <w:rFonts w:ascii="Times New Roman" w:eastAsiaTheme="minorEastAsia" w:hAnsi="Times New Roman" w:cs="Times New Roman" w:hint="eastAsia"/>
          <w:sz w:val="28"/>
          <w:szCs w:val="28"/>
        </w:rPr>
        <w:t>并</w:t>
      </w:r>
      <w:r w:rsidRPr="001D561C">
        <w:rPr>
          <w:rFonts w:ascii="Times New Roman" w:eastAsiaTheme="minorEastAsia" w:hAnsi="Times New Roman" w:cs="Times New Roman"/>
          <w:sz w:val="28"/>
          <w:szCs w:val="28"/>
        </w:rPr>
        <w:t>连接在一起</w:t>
      </w:r>
      <w:r w:rsidRPr="001D561C">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传递到</w:t>
      </w:r>
      <w:r>
        <w:rPr>
          <w:rFonts w:ascii="Times New Roman" w:eastAsiaTheme="minorEastAsia" w:hAnsi="Times New Roman" w:cs="Times New Roman"/>
          <w:sz w:val="28"/>
          <w:szCs w:val="28"/>
        </w:rPr>
        <w:t>多层感知机</w:t>
      </w:r>
      <w:r w:rsidRPr="001D561C">
        <w:rPr>
          <w:rFonts w:ascii="Times New Roman" w:eastAsiaTheme="minorEastAsia" w:hAnsi="Times New Roman" w:cs="Times New Roman"/>
          <w:sz w:val="28"/>
          <w:szCs w:val="28"/>
        </w:rPr>
        <w:t>中进行最终预测</w:t>
      </w:r>
      <w:r w:rsidRPr="001D561C">
        <w:rPr>
          <w:rFonts w:ascii="Times New Roman" w:eastAsiaTheme="minorEastAsia" w:hAnsi="Times New Roman" w:cs="Times New Roman" w:hint="eastAsia"/>
          <w:sz w:val="28"/>
          <w:szCs w:val="28"/>
        </w:rPr>
        <w:t>，</w:t>
      </w:r>
      <w:r>
        <w:rPr>
          <w:rFonts w:ascii="Times New Roman" w:eastAsiaTheme="minorEastAsia" w:hAnsi="Times New Roman" w:cs="Times New Roman" w:hint="eastAsia"/>
          <w:sz w:val="28"/>
          <w:szCs w:val="28"/>
        </w:rPr>
        <w:t>得到谣言标签和证据解释。</w:t>
      </w:r>
    </w:p>
    <w:p w14:paraId="48F8282B" w14:textId="6C008497" w:rsidR="00827445" w:rsidRPr="001D561C" w:rsidRDefault="007D56C1" w:rsidP="00827445">
      <w:pPr>
        <w:widowControl w:val="0"/>
        <w:snapToGrid/>
        <w:spacing w:after="0" w:line="360" w:lineRule="auto"/>
        <w:ind w:firstLineChars="200" w:firstLine="560"/>
        <w:jc w:val="both"/>
        <w:textAlignment w:val="baseline"/>
        <w:rPr>
          <w:rFonts w:ascii="Times New Roman" w:eastAsiaTheme="minorEastAsia" w:hAnsi="Times New Roman" w:cs="Times New Roman"/>
          <w:kern w:val="2"/>
          <w:sz w:val="28"/>
          <w:szCs w:val="28"/>
        </w:rPr>
      </w:pPr>
      <w:r w:rsidRPr="001D561C">
        <w:rPr>
          <w:rFonts w:ascii="Times New Roman" w:eastAsiaTheme="minorEastAsia" w:hAnsi="Times New Roman" w:cs="Times New Roman"/>
          <w:sz w:val="28"/>
          <w:szCs w:val="20"/>
        </w:rPr>
        <w:t>与现有技术相比，</w:t>
      </w:r>
      <w:r w:rsidR="00827445" w:rsidRPr="001D561C">
        <w:rPr>
          <w:rFonts w:ascii="Times New Roman" w:eastAsiaTheme="minorEastAsia" w:hAnsi="Times New Roman" w:cs="Times New Roman"/>
          <w:kern w:val="2"/>
          <w:sz w:val="28"/>
          <w:szCs w:val="28"/>
        </w:rPr>
        <w:t>本发明通过主观推断和客观事实来解释谣言检测策略，提供证据来解释谣言。通过构造两个</w:t>
      </w:r>
      <w:proofErr w:type="gramStart"/>
      <w:r w:rsidR="00827445" w:rsidRPr="001D561C">
        <w:rPr>
          <w:rFonts w:ascii="Times New Roman" w:eastAsiaTheme="minorEastAsia" w:hAnsi="Times New Roman" w:cs="Times New Roman"/>
          <w:kern w:val="2"/>
          <w:sz w:val="28"/>
          <w:szCs w:val="28"/>
        </w:rPr>
        <w:t>图对象</w:t>
      </w:r>
      <w:proofErr w:type="gramEnd"/>
      <w:r w:rsidR="00827445" w:rsidRPr="001D561C">
        <w:rPr>
          <w:rFonts w:ascii="Times New Roman" w:eastAsiaTheme="minorEastAsia" w:hAnsi="Times New Roman" w:cs="Times New Roman"/>
          <w:kern w:val="2"/>
          <w:sz w:val="28"/>
          <w:szCs w:val="28"/>
        </w:rPr>
        <w:t>结构：证据星形图和双向树形图。双向树形图还考虑到了谣言传播的两种模式，并通过自底向上和自顶向下的图卷积神经网络来提取谣言的两种特征。本发明可以在蒙古语谣言检测方面展示出较好的功能和优点，训练出的模型显著的提高了谣言检测的准确性。</w:t>
      </w:r>
    </w:p>
    <w:p w14:paraId="7329DA5A" w14:textId="77777777" w:rsidR="007D56C1" w:rsidRPr="001D561C" w:rsidRDefault="007D56C1" w:rsidP="007D56C1">
      <w:pPr>
        <w:widowControl w:val="0"/>
        <w:snapToGrid/>
        <w:spacing w:after="0" w:line="360" w:lineRule="auto"/>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sz w:val="28"/>
          <w:szCs w:val="20"/>
        </w:rPr>
        <w:t>附图说明</w:t>
      </w:r>
    </w:p>
    <w:p w14:paraId="27AA9BA5" w14:textId="77777777" w:rsidR="006B5511" w:rsidRPr="001D561C" w:rsidRDefault="006B5511" w:rsidP="006B551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hint="eastAsia"/>
          <w:sz w:val="28"/>
          <w:szCs w:val="20"/>
        </w:rPr>
        <w:t>图</w:t>
      </w:r>
      <w:r w:rsidRPr="001D561C">
        <w:rPr>
          <w:rFonts w:ascii="Times New Roman" w:eastAsiaTheme="minorEastAsia" w:hAnsi="Times New Roman" w:cs="Times New Roman" w:hint="eastAsia"/>
          <w:sz w:val="28"/>
          <w:szCs w:val="20"/>
        </w:rPr>
        <w:t>1</w:t>
      </w:r>
      <w:r w:rsidRPr="001D561C">
        <w:rPr>
          <w:rFonts w:ascii="Times New Roman" w:eastAsiaTheme="minorEastAsia" w:hAnsi="Times New Roman" w:cs="Times New Roman" w:hint="eastAsia"/>
          <w:sz w:val="28"/>
          <w:szCs w:val="20"/>
        </w:rPr>
        <w:t>是本发明整体框架图。</w:t>
      </w:r>
    </w:p>
    <w:p w14:paraId="5721C09D" w14:textId="49BF3244" w:rsidR="006B5511" w:rsidRPr="001D561C" w:rsidRDefault="006B5511" w:rsidP="006B551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hint="eastAsia"/>
          <w:sz w:val="28"/>
          <w:szCs w:val="20"/>
        </w:rPr>
        <w:t>图</w:t>
      </w:r>
      <w:r w:rsidRPr="001D561C">
        <w:rPr>
          <w:rFonts w:ascii="Times New Roman" w:eastAsiaTheme="minorEastAsia" w:hAnsi="Times New Roman" w:cs="Times New Roman" w:hint="eastAsia"/>
          <w:sz w:val="28"/>
          <w:szCs w:val="20"/>
        </w:rPr>
        <w:t>2</w:t>
      </w:r>
      <w:r w:rsidRPr="001D561C">
        <w:rPr>
          <w:rFonts w:ascii="Times New Roman" w:eastAsiaTheme="minorEastAsia" w:hAnsi="Times New Roman" w:cs="Times New Roman" w:hint="eastAsia"/>
          <w:sz w:val="28"/>
          <w:szCs w:val="20"/>
        </w:rPr>
        <w:t>是双向</w:t>
      </w:r>
      <w:r w:rsidR="00D546D0" w:rsidRPr="001D561C">
        <w:rPr>
          <w:rFonts w:ascii="Times New Roman" w:eastAsiaTheme="minorEastAsia" w:hAnsi="Times New Roman" w:cs="Times New Roman"/>
          <w:sz w:val="28"/>
          <w:szCs w:val="28"/>
        </w:rPr>
        <w:t>树形</w:t>
      </w:r>
      <w:r w:rsidRPr="001D561C">
        <w:rPr>
          <w:rFonts w:ascii="Times New Roman" w:eastAsiaTheme="minorEastAsia" w:hAnsi="Times New Roman" w:cs="Times New Roman" w:hint="eastAsia"/>
          <w:sz w:val="28"/>
          <w:szCs w:val="20"/>
        </w:rPr>
        <w:t>图结构。</w:t>
      </w:r>
    </w:p>
    <w:p w14:paraId="44E71F4D" w14:textId="59590CA6" w:rsidR="007D56C1" w:rsidRPr="001D561C" w:rsidRDefault="006B5511" w:rsidP="006B551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hint="eastAsia"/>
          <w:sz w:val="28"/>
          <w:szCs w:val="20"/>
        </w:rPr>
        <w:t>图</w:t>
      </w:r>
      <w:r w:rsidRPr="001D561C">
        <w:rPr>
          <w:rFonts w:ascii="Times New Roman" w:eastAsiaTheme="minorEastAsia" w:hAnsi="Times New Roman" w:cs="Times New Roman" w:hint="eastAsia"/>
          <w:sz w:val="28"/>
          <w:szCs w:val="20"/>
        </w:rPr>
        <w:t>3</w:t>
      </w:r>
      <w:r w:rsidRPr="001D561C">
        <w:rPr>
          <w:rFonts w:ascii="Times New Roman" w:eastAsiaTheme="minorEastAsia" w:hAnsi="Times New Roman" w:cs="Times New Roman" w:hint="eastAsia"/>
          <w:sz w:val="28"/>
          <w:szCs w:val="20"/>
        </w:rPr>
        <w:t>是证据星形图结构</w:t>
      </w:r>
      <w:r w:rsidR="007D56C1" w:rsidRPr="001D561C">
        <w:rPr>
          <w:rFonts w:ascii="Times New Roman" w:eastAsiaTheme="minorEastAsia" w:hAnsi="Times New Roman" w:cs="Times New Roman"/>
          <w:sz w:val="28"/>
          <w:szCs w:val="20"/>
        </w:rPr>
        <w:t>。</w:t>
      </w:r>
    </w:p>
    <w:p w14:paraId="71A8A5C3" w14:textId="77777777" w:rsidR="007D56C1" w:rsidRPr="001D561C" w:rsidRDefault="007D56C1" w:rsidP="007D56C1">
      <w:pPr>
        <w:widowControl w:val="0"/>
        <w:snapToGrid/>
        <w:spacing w:after="0" w:line="360" w:lineRule="auto"/>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sz w:val="28"/>
          <w:szCs w:val="20"/>
        </w:rPr>
        <w:t>具体实施方式</w:t>
      </w:r>
    </w:p>
    <w:p w14:paraId="6DEC0D0B" w14:textId="77777777" w:rsidR="007D56C1" w:rsidRPr="001D561C" w:rsidRDefault="007D56C1" w:rsidP="00103D3F">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sz w:val="28"/>
          <w:szCs w:val="20"/>
        </w:rPr>
        <w:lastRenderedPageBreak/>
        <w:t>下面结合附图和实施例详细说明本发明的实施方式。</w:t>
      </w:r>
    </w:p>
    <w:p w14:paraId="5CB340A1" w14:textId="1F1B918C" w:rsidR="00ED1E63" w:rsidRDefault="00691C7A" w:rsidP="001D561C">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0"/>
        </w:rPr>
        <w:t>本发明</w:t>
      </w:r>
      <w:r w:rsidR="003B28F0">
        <w:rPr>
          <w:rFonts w:ascii="Times New Roman" w:eastAsiaTheme="minorEastAsia" w:hAnsi="Times New Roman" w:cs="Times New Roman" w:hint="eastAsia"/>
          <w:sz w:val="28"/>
          <w:szCs w:val="20"/>
        </w:rPr>
        <w:t>提供了</w:t>
      </w:r>
      <w:r w:rsidR="00827445" w:rsidRPr="001D561C">
        <w:rPr>
          <w:rFonts w:ascii="Times New Roman" w:eastAsiaTheme="minorEastAsia" w:hAnsi="Times New Roman" w:cs="Times New Roman"/>
          <w:sz w:val="28"/>
          <w:szCs w:val="28"/>
        </w:rPr>
        <w:t>一种主客观可解释的双向图神经网络的蒙古语谣言检测方法，</w:t>
      </w:r>
      <w:r w:rsidR="00ED1E63">
        <w:rPr>
          <w:rFonts w:ascii="Times New Roman" w:eastAsiaTheme="minorEastAsia" w:hAnsi="Times New Roman" w:cs="Times New Roman"/>
          <w:sz w:val="28"/>
          <w:szCs w:val="28"/>
        </w:rPr>
        <w:t>其中，</w:t>
      </w:r>
      <w:r w:rsidR="00FF6FE3">
        <w:rPr>
          <w:rFonts w:ascii="Times New Roman" w:eastAsiaTheme="minorEastAsia" w:hAnsi="Times New Roman" w:cs="Times New Roman" w:hint="eastAsia"/>
          <w:sz w:val="28"/>
          <w:szCs w:val="28"/>
        </w:rPr>
        <w:t>主观代表的是主观事实，源帖子、基于帖子的转发和评论。客观代表的是客观事实，指的是维基百科等百科类数据中的相关证据文章。</w:t>
      </w:r>
      <w:r w:rsidR="00706915" w:rsidRPr="001D561C">
        <w:rPr>
          <w:rFonts w:ascii="Times New Roman" w:eastAsiaTheme="minorEastAsia" w:hAnsi="Times New Roman" w:cs="Times New Roman"/>
          <w:sz w:val="28"/>
          <w:szCs w:val="28"/>
        </w:rPr>
        <w:t>双向图神经网络</w:t>
      </w:r>
      <w:r w:rsidR="00706915">
        <w:rPr>
          <w:rFonts w:ascii="Times New Roman" w:eastAsiaTheme="minorEastAsia" w:hAnsi="Times New Roman" w:cs="Times New Roman"/>
          <w:sz w:val="28"/>
          <w:szCs w:val="28"/>
        </w:rPr>
        <w:t>，指</w:t>
      </w:r>
      <w:r w:rsidR="00634AA1" w:rsidRPr="001D561C">
        <w:rPr>
          <w:rFonts w:ascii="Times New Roman" w:eastAsiaTheme="minorEastAsia" w:hAnsi="Times New Roman" w:cs="Times New Roman"/>
          <w:sz w:val="28"/>
          <w:szCs w:val="28"/>
        </w:rPr>
        <w:t>自底向上和自顶向下</w:t>
      </w:r>
      <w:r w:rsidR="00634AA1">
        <w:rPr>
          <w:rFonts w:ascii="Times New Roman" w:eastAsiaTheme="minorEastAsia" w:hAnsi="Times New Roman" w:cs="Times New Roman"/>
          <w:sz w:val="28"/>
          <w:szCs w:val="28"/>
        </w:rPr>
        <w:t>的</w:t>
      </w:r>
      <w:r w:rsidR="00634AA1" w:rsidRPr="001D561C">
        <w:rPr>
          <w:rFonts w:ascii="Times New Roman" w:eastAsiaTheme="minorEastAsia" w:hAnsi="Times New Roman" w:cs="Times New Roman"/>
          <w:sz w:val="28"/>
          <w:szCs w:val="28"/>
        </w:rPr>
        <w:t>图神经网络</w:t>
      </w:r>
      <w:r w:rsidR="00634AA1">
        <w:rPr>
          <w:rFonts w:ascii="Times New Roman" w:eastAsiaTheme="minorEastAsia" w:hAnsi="Times New Roman" w:cs="Times New Roman"/>
          <w:sz w:val="28"/>
          <w:szCs w:val="28"/>
        </w:rPr>
        <w:t>。</w:t>
      </w:r>
    </w:p>
    <w:p w14:paraId="4B61AE6E" w14:textId="7070E778" w:rsidR="003B28F0" w:rsidRDefault="003B28F0" w:rsidP="001D561C">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0"/>
        </w:rPr>
        <w:t>如图</w:t>
      </w:r>
      <w:r w:rsidRPr="001D561C">
        <w:rPr>
          <w:rFonts w:ascii="Times New Roman" w:eastAsiaTheme="minorEastAsia" w:hAnsi="Times New Roman" w:cs="Times New Roman"/>
          <w:sz w:val="28"/>
          <w:szCs w:val="20"/>
        </w:rPr>
        <w:t>1</w:t>
      </w:r>
      <w:r w:rsidRPr="001D561C">
        <w:rPr>
          <w:rFonts w:ascii="Times New Roman" w:eastAsiaTheme="minorEastAsia" w:hAnsi="Times New Roman" w:cs="Times New Roman"/>
          <w:sz w:val="28"/>
          <w:szCs w:val="20"/>
        </w:rPr>
        <w:t>所示，</w:t>
      </w:r>
      <w:r w:rsidR="00634AA1">
        <w:rPr>
          <w:rFonts w:ascii="Times New Roman" w:eastAsiaTheme="minorEastAsia" w:hAnsi="Times New Roman" w:cs="Times New Roman"/>
          <w:sz w:val="28"/>
          <w:szCs w:val="20"/>
        </w:rPr>
        <w:t>本发明具体包括</w:t>
      </w:r>
    </w:p>
    <w:p w14:paraId="1B0DE4C5" w14:textId="1A946763" w:rsidR="00827445" w:rsidRDefault="00827445" w:rsidP="001D561C">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sz w:val="28"/>
          <w:szCs w:val="28"/>
        </w:rPr>
        <w:t>1</w:t>
      </w:r>
      <w:r w:rsidR="004C2C4E">
        <w:rPr>
          <w:rFonts w:ascii="Times New Roman" w:eastAsiaTheme="minorEastAsia" w:hAnsi="Times New Roman" w:cs="Times New Roman"/>
          <w:sz w:val="28"/>
          <w:szCs w:val="28"/>
        </w:rPr>
        <w:t>，使用</w:t>
      </w:r>
      <w:r w:rsidR="00F10A57">
        <w:rPr>
          <w:rFonts w:ascii="Times New Roman" w:eastAsiaTheme="minorEastAsia" w:hAnsi="Times New Roman" w:cs="Times New Roman"/>
          <w:sz w:val="28"/>
          <w:szCs w:val="28"/>
        </w:rPr>
        <w:t>证据检索模块</w:t>
      </w:r>
      <w:r w:rsidR="00F509F9" w:rsidRPr="008A2EC1">
        <w:rPr>
          <w:rFonts w:ascii="Times New Roman" w:eastAsiaTheme="minorEastAsia" w:hAnsi="Times New Roman" w:cs="Times New Roman"/>
          <w:sz w:val="28"/>
          <w:szCs w:val="28"/>
        </w:rPr>
        <w:t>（</w:t>
      </w:r>
      <w:r w:rsidR="00F509F9" w:rsidRPr="008A2EC1">
        <w:rPr>
          <w:rFonts w:ascii="Times New Roman" w:eastAsiaTheme="minorEastAsia" w:hAnsi="Times New Roman" w:cs="Times New Roman"/>
          <w:sz w:val="28"/>
          <w:szCs w:val="28"/>
        </w:rPr>
        <w:t>ERM</w:t>
      </w:r>
      <w:r w:rsidR="00F509F9" w:rsidRPr="008A2EC1">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来检索证据，</w:t>
      </w:r>
      <w:r w:rsidR="00A60AFA">
        <w:rPr>
          <w:rFonts w:ascii="Times New Roman" w:eastAsiaTheme="minorEastAsia" w:hAnsi="Times New Roman" w:cs="Times New Roman"/>
          <w:sz w:val="28"/>
          <w:szCs w:val="28"/>
        </w:rPr>
        <w:t>证据检索模块基于</w:t>
      </w:r>
      <w:r w:rsidR="008754D4" w:rsidRPr="001D561C">
        <w:rPr>
          <w:rFonts w:ascii="Times New Roman" w:eastAsiaTheme="minorEastAsia" w:hAnsi="Times New Roman" w:cs="Times New Roman"/>
          <w:kern w:val="2"/>
          <w:sz w:val="28"/>
          <w:szCs w:val="28"/>
        </w:rPr>
        <w:t>三步管道方法</w:t>
      </w:r>
      <w:r w:rsidR="00A60AFA">
        <w:rPr>
          <w:rFonts w:ascii="Times New Roman" w:eastAsiaTheme="minorEastAsia" w:hAnsi="Times New Roman" w:cs="Times New Roman"/>
          <w:kern w:val="2"/>
          <w:sz w:val="28"/>
          <w:szCs w:val="28"/>
        </w:rPr>
        <w:t>，</w:t>
      </w:r>
      <w:r w:rsidR="00502BD2">
        <w:rPr>
          <w:rFonts w:ascii="Times New Roman" w:eastAsiaTheme="minorEastAsia" w:hAnsi="Times New Roman" w:cs="Times New Roman"/>
          <w:kern w:val="2"/>
          <w:sz w:val="28"/>
          <w:szCs w:val="28"/>
        </w:rPr>
        <w:t>证据检索</w:t>
      </w:r>
      <w:r w:rsidRPr="001D561C">
        <w:rPr>
          <w:rFonts w:ascii="Times New Roman" w:eastAsiaTheme="minorEastAsia" w:hAnsi="Times New Roman" w:cs="Times New Roman"/>
          <w:sz w:val="28"/>
          <w:szCs w:val="28"/>
        </w:rPr>
        <w:t>包含三步</w:t>
      </w:r>
      <w:r w:rsidR="008754D4">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文档检索</w:t>
      </w:r>
      <w:r w:rsidR="00F03244">
        <w:rPr>
          <w:rFonts w:ascii="Times New Roman" w:eastAsiaTheme="minorEastAsia" w:hAnsi="Times New Roman" w:cs="Times New Roman" w:hint="eastAsia"/>
          <w:sz w:val="28"/>
          <w:szCs w:val="28"/>
        </w:rPr>
        <w:t>、</w:t>
      </w:r>
      <w:r w:rsidR="008754D4">
        <w:rPr>
          <w:rFonts w:ascii="Times New Roman" w:eastAsiaTheme="minorEastAsia" w:hAnsi="Times New Roman" w:cs="Times New Roman" w:hint="eastAsia"/>
          <w:sz w:val="28"/>
          <w:szCs w:val="28"/>
        </w:rPr>
        <w:t>证据检索</w:t>
      </w:r>
      <w:r w:rsidR="00F03244">
        <w:rPr>
          <w:rFonts w:ascii="Times New Roman" w:eastAsiaTheme="minorEastAsia" w:hAnsi="Times New Roman" w:cs="Times New Roman" w:hint="eastAsia"/>
          <w:sz w:val="28"/>
          <w:szCs w:val="28"/>
        </w:rPr>
        <w:t>和</w:t>
      </w:r>
      <w:r w:rsidR="003A6C40" w:rsidRPr="001D561C">
        <w:rPr>
          <w:rFonts w:ascii="Times New Roman" w:eastAsiaTheme="minorEastAsia" w:hAnsi="Times New Roman" w:cs="Times New Roman" w:hint="eastAsia"/>
          <w:sz w:val="28"/>
          <w:szCs w:val="28"/>
        </w:rPr>
        <w:t>声明</w:t>
      </w:r>
      <w:r w:rsidRPr="001D561C">
        <w:rPr>
          <w:rFonts w:ascii="Times New Roman" w:eastAsiaTheme="minorEastAsia" w:hAnsi="Times New Roman" w:cs="Times New Roman"/>
          <w:sz w:val="28"/>
          <w:szCs w:val="28"/>
        </w:rPr>
        <w:t>验证</w:t>
      </w:r>
      <w:r w:rsidR="009E2296">
        <w:rPr>
          <w:rFonts w:ascii="Times New Roman" w:eastAsiaTheme="minorEastAsia" w:hAnsi="Times New Roman" w:cs="Times New Roman" w:hint="eastAsia"/>
          <w:sz w:val="28"/>
          <w:szCs w:val="28"/>
        </w:rPr>
        <w:t>。</w:t>
      </w:r>
      <w:r w:rsidR="00F10A57">
        <w:rPr>
          <w:rFonts w:ascii="Times New Roman" w:eastAsiaTheme="minorEastAsia" w:hAnsi="Times New Roman" w:cs="Times New Roman"/>
          <w:sz w:val="28"/>
          <w:szCs w:val="28"/>
        </w:rPr>
        <w:t>证据检索模块</w:t>
      </w:r>
      <w:r w:rsidR="004C2C4E">
        <w:rPr>
          <w:rFonts w:ascii="Times New Roman" w:eastAsiaTheme="minorEastAsia" w:hAnsi="Times New Roman" w:cs="Times New Roman"/>
          <w:sz w:val="28"/>
          <w:szCs w:val="28"/>
        </w:rPr>
        <w:t>是</w:t>
      </w:r>
      <w:r w:rsidR="004C2C4E" w:rsidRPr="008A2EC1">
        <w:rPr>
          <w:rFonts w:ascii="Times New Roman" w:eastAsiaTheme="minorEastAsia" w:hAnsi="Times New Roman" w:cs="Times New Roman" w:hint="eastAsia"/>
          <w:sz w:val="28"/>
          <w:szCs w:val="28"/>
        </w:rPr>
        <w:t>FEVER</w:t>
      </w:r>
      <w:r w:rsidR="004C2C4E" w:rsidRPr="008A2EC1">
        <w:rPr>
          <w:rFonts w:ascii="Times New Roman" w:eastAsiaTheme="minorEastAsia" w:hAnsi="Times New Roman" w:cs="Times New Roman" w:hint="eastAsia"/>
          <w:sz w:val="28"/>
          <w:szCs w:val="28"/>
        </w:rPr>
        <w:t>官方</w:t>
      </w:r>
      <w:r w:rsidR="004C2C4E">
        <w:rPr>
          <w:rFonts w:ascii="Times New Roman" w:eastAsiaTheme="minorEastAsia" w:hAnsi="Times New Roman" w:cs="Times New Roman" w:hint="eastAsia"/>
          <w:sz w:val="28"/>
          <w:szCs w:val="28"/>
        </w:rPr>
        <w:t>提供的</w:t>
      </w:r>
      <w:r w:rsidR="004C2C4E" w:rsidRPr="008A2EC1">
        <w:rPr>
          <w:rFonts w:ascii="Times New Roman" w:eastAsiaTheme="minorEastAsia" w:hAnsi="Times New Roman" w:cs="Times New Roman"/>
          <w:sz w:val="28"/>
          <w:szCs w:val="28"/>
        </w:rPr>
        <w:t>检索模块</w:t>
      </w:r>
      <w:r w:rsidR="004C2C4E">
        <w:rPr>
          <w:rFonts w:ascii="Times New Roman" w:eastAsiaTheme="minorEastAsia" w:hAnsi="Times New Roman" w:cs="Times New Roman"/>
          <w:sz w:val="28"/>
          <w:szCs w:val="28"/>
        </w:rPr>
        <w:t>，</w:t>
      </w:r>
      <w:r w:rsidR="004C2C4E" w:rsidRPr="008A2EC1">
        <w:rPr>
          <w:rFonts w:ascii="Times New Roman" w:eastAsiaTheme="minorEastAsia" w:hAnsi="Times New Roman" w:cs="Times New Roman" w:hint="eastAsia"/>
          <w:sz w:val="28"/>
          <w:szCs w:val="28"/>
        </w:rPr>
        <w:t>是最广泛使用的证据检索</w:t>
      </w:r>
      <w:r w:rsidR="0051518D">
        <w:rPr>
          <w:rFonts w:ascii="Times New Roman" w:eastAsiaTheme="minorEastAsia" w:hAnsi="Times New Roman" w:cs="Times New Roman" w:hint="eastAsia"/>
          <w:sz w:val="28"/>
          <w:szCs w:val="28"/>
        </w:rPr>
        <w:t>手段之一</w:t>
      </w:r>
      <w:r w:rsidR="004C2C4E">
        <w:rPr>
          <w:rFonts w:ascii="Times New Roman" w:eastAsiaTheme="minorEastAsia" w:hAnsi="Times New Roman" w:cs="Times New Roman" w:hint="eastAsia"/>
          <w:sz w:val="28"/>
          <w:szCs w:val="28"/>
        </w:rPr>
        <w:t>。</w:t>
      </w:r>
    </w:p>
    <w:p w14:paraId="172C294C" w14:textId="77777777" w:rsidR="00C36ACC" w:rsidRDefault="004C2C4E" w:rsidP="0051518D">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8"/>
        </w:rPr>
        <w:t>具体地</w:t>
      </w:r>
      <w:r w:rsidR="00C36ACC">
        <w:rPr>
          <w:rFonts w:ascii="Times New Roman" w:eastAsiaTheme="minorEastAsia" w:hAnsi="Times New Roman" w:cs="Times New Roman" w:hint="eastAsia"/>
          <w:sz w:val="28"/>
          <w:szCs w:val="28"/>
        </w:rPr>
        <w:t>：</w:t>
      </w:r>
    </w:p>
    <w:p w14:paraId="6953E7DA" w14:textId="41708CA6" w:rsidR="00C36ACC" w:rsidRDefault="0051518D" w:rsidP="0051518D">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文档检索</w:t>
      </w:r>
      <w:r w:rsidRPr="001D561C">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是采用关键字匹配算法</w:t>
      </w:r>
      <w:proofErr w:type="gramStart"/>
      <w:r w:rsidRPr="001D561C">
        <w:rPr>
          <w:rFonts w:ascii="Times New Roman" w:eastAsiaTheme="minorEastAsia" w:hAnsi="Times New Roman" w:cs="Times New Roman"/>
          <w:sz w:val="28"/>
          <w:szCs w:val="28"/>
        </w:rPr>
        <w:t>爬取</w:t>
      </w:r>
      <w:r w:rsidR="008754D4" w:rsidRPr="001D561C">
        <w:rPr>
          <w:rFonts w:ascii="Times New Roman" w:eastAsiaTheme="minorEastAsia" w:hAnsi="Times New Roman" w:cs="Times New Roman"/>
          <w:kern w:val="2"/>
          <w:sz w:val="28"/>
          <w:szCs w:val="28"/>
        </w:rPr>
        <w:t>维</w:t>
      </w:r>
      <w:proofErr w:type="gramEnd"/>
      <w:r w:rsidR="008754D4" w:rsidRPr="001D561C">
        <w:rPr>
          <w:rFonts w:ascii="Times New Roman" w:eastAsiaTheme="minorEastAsia" w:hAnsi="Times New Roman" w:cs="Times New Roman"/>
          <w:kern w:val="2"/>
          <w:sz w:val="28"/>
          <w:szCs w:val="28"/>
        </w:rPr>
        <w:t>基百科等</w:t>
      </w:r>
      <w:r w:rsidRPr="001D561C">
        <w:rPr>
          <w:rFonts w:ascii="Times New Roman" w:eastAsiaTheme="minorEastAsia" w:hAnsi="Times New Roman" w:cs="Times New Roman" w:hint="eastAsia"/>
          <w:sz w:val="28"/>
          <w:szCs w:val="28"/>
        </w:rPr>
        <w:t>百科</w:t>
      </w:r>
      <w:r w:rsidRPr="001D561C">
        <w:rPr>
          <w:rFonts w:ascii="Times New Roman" w:eastAsiaTheme="minorEastAsia" w:hAnsi="Times New Roman" w:cs="Times New Roman"/>
          <w:sz w:val="28"/>
          <w:szCs w:val="28"/>
        </w:rPr>
        <w:t>类数据中的</w:t>
      </w:r>
      <w:r w:rsidRPr="001D561C">
        <w:rPr>
          <w:rFonts w:ascii="Times New Roman" w:eastAsiaTheme="minorEastAsia" w:hAnsi="Times New Roman" w:cs="Times New Roman" w:hint="eastAsia"/>
          <w:sz w:val="28"/>
          <w:szCs w:val="28"/>
        </w:rPr>
        <w:t>相关证据文章</w:t>
      </w:r>
      <w:r>
        <w:rPr>
          <w:rFonts w:ascii="Times New Roman" w:eastAsiaTheme="minorEastAsia" w:hAnsi="Times New Roman" w:cs="Times New Roman" w:hint="eastAsia"/>
          <w:sz w:val="28"/>
          <w:szCs w:val="28"/>
        </w:rPr>
        <w:t>。</w:t>
      </w:r>
    </w:p>
    <w:p w14:paraId="2CC6088F" w14:textId="0630589A" w:rsidR="00C36ACC" w:rsidRDefault="008754D4" w:rsidP="0051518D">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8"/>
        </w:rPr>
        <w:t>证据检索</w:t>
      </w:r>
      <w:r w:rsidR="0051518D" w:rsidRPr="001D561C">
        <w:rPr>
          <w:rFonts w:ascii="Times New Roman" w:eastAsiaTheme="minorEastAsia" w:hAnsi="Times New Roman" w:cs="Times New Roman" w:hint="eastAsia"/>
          <w:sz w:val="28"/>
          <w:szCs w:val="28"/>
        </w:rPr>
        <w:t>，</w:t>
      </w:r>
      <w:r w:rsidR="0051518D" w:rsidRPr="001D561C">
        <w:rPr>
          <w:rFonts w:ascii="Times New Roman" w:eastAsiaTheme="minorEastAsia" w:hAnsi="Times New Roman" w:cs="Times New Roman"/>
          <w:sz w:val="28"/>
          <w:szCs w:val="28"/>
        </w:rPr>
        <w:t>是从检索到的</w:t>
      </w:r>
      <w:r w:rsidR="0051518D" w:rsidRPr="001D561C">
        <w:rPr>
          <w:rFonts w:ascii="Times New Roman" w:eastAsiaTheme="minorEastAsia" w:hAnsi="Times New Roman" w:cs="Times New Roman" w:hint="eastAsia"/>
          <w:sz w:val="28"/>
          <w:szCs w:val="28"/>
        </w:rPr>
        <w:t>证据文章</w:t>
      </w:r>
      <w:r w:rsidR="0051518D" w:rsidRPr="001D561C">
        <w:rPr>
          <w:rFonts w:ascii="Times New Roman" w:eastAsiaTheme="minorEastAsia" w:hAnsi="Times New Roman" w:cs="Times New Roman"/>
          <w:sz w:val="28"/>
          <w:szCs w:val="28"/>
        </w:rPr>
        <w:t>中提取</w:t>
      </w:r>
      <w:proofErr w:type="gramStart"/>
      <w:r w:rsidR="0051518D" w:rsidRPr="001D561C">
        <w:rPr>
          <w:rFonts w:ascii="Times New Roman" w:eastAsiaTheme="minorEastAsia" w:hAnsi="Times New Roman" w:cs="Times New Roman"/>
          <w:sz w:val="28"/>
          <w:szCs w:val="28"/>
        </w:rPr>
        <w:t>句子级</w:t>
      </w:r>
      <w:proofErr w:type="gramEnd"/>
      <w:r w:rsidR="0051518D" w:rsidRPr="001D561C">
        <w:rPr>
          <w:rFonts w:ascii="Times New Roman" w:eastAsiaTheme="minorEastAsia" w:hAnsi="Times New Roman" w:cs="Times New Roman"/>
          <w:sz w:val="28"/>
          <w:szCs w:val="28"/>
        </w:rPr>
        <w:t>证据</w:t>
      </w:r>
      <w:r w:rsidR="00C36ACC">
        <w:rPr>
          <w:rFonts w:ascii="Times New Roman" w:eastAsiaTheme="minorEastAsia" w:hAnsi="Times New Roman" w:cs="Times New Roman" w:hint="eastAsia"/>
          <w:sz w:val="28"/>
          <w:szCs w:val="28"/>
        </w:rPr>
        <w:t>。</w:t>
      </w:r>
    </w:p>
    <w:p w14:paraId="1DDDCD96" w14:textId="44431A22" w:rsidR="0051518D" w:rsidRPr="001D561C" w:rsidRDefault="0051518D" w:rsidP="0051518D">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hint="eastAsia"/>
          <w:sz w:val="28"/>
          <w:szCs w:val="28"/>
        </w:rPr>
        <w:t>声明</w:t>
      </w:r>
      <w:r w:rsidRPr="001D561C">
        <w:rPr>
          <w:rFonts w:ascii="Times New Roman" w:eastAsiaTheme="minorEastAsia" w:hAnsi="Times New Roman" w:cs="Times New Roman"/>
          <w:sz w:val="28"/>
          <w:szCs w:val="28"/>
        </w:rPr>
        <w:t>验证</w:t>
      </w:r>
      <w:r w:rsidRPr="001D561C">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是基于</w:t>
      </w:r>
      <w:proofErr w:type="gramStart"/>
      <w:r w:rsidRPr="001D561C">
        <w:rPr>
          <w:rFonts w:ascii="Times New Roman" w:eastAsiaTheme="minorEastAsia" w:hAnsi="Times New Roman" w:cs="Times New Roman"/>
          <w:sz w:val="28"/>
          <w:szCs w:val="28"/>
        </w:rPr>
        <w:t>句子级</w:t>
      </w:r>
      <w:proofErr w:type="gramEnd"/>
      <w:r w:rsidRPr="001D561C">
        <w:rPr>
          <w:rFonts w:ascii="Times New Roman" w:eastAsiaTheme="minorEastAsia" w:hAnsi="Times New Roman" w:cs="Times New Roman"/>
          <w:sz w:val="28"/>
          <w:szCs w:val="28"/>
        </w:rPr>
        <w:t>证据，预测</w:t>
      </w:r>
      <w:r w:rsidRPr="001D561C">
        <w:rPr>
          <w:rFonts w:ascii="Times New Roman" w:eastAsiaTheme="minorEastAsia" w:hAnsi="Times New Roman" w:cs="Times New Roman" w:hint="eastAsia"/>
          <w:sz w:val="28"/>
          <w:szCs w:val="28"/>
        </w:rPr>
        <w:t>声明</w:t>
      </w:r>
      <w:r w:rsidRPr="001D561C">
        <w:rPr>
          <w:rFonts w:ascii="Times New Roman" w:eastAsiaTheme="minorEastAsia" w:hAnsi="Times New Roman" w:cs="Times New Roman"/>
          <w:sz w:val="28"/>
          <w:szCs w:val="28"/>
        </w:rPr>
        <w:t>与证据的关系为</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支持</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反驳</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或</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无关</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sz w:val="28"/>
          <w:szCs w:val="28"/>
        </w:rPr>
        <w:t>。</w:t>
      </w:r>
    </w:p>
    <w:p w14:paraId="3D0B4FB8" w14:textId="539CD71A" w:rsidR="00C45799" w:rsidRPr="001D561C" w:rsidRDefault="00C766BD" w:rsidP="00C45799">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Pr>
          <w:rFonts w:ascii="Times New Roman" w:eastAsiaTheme="minorEastAsia" w:hAnsi="Times New Roman" w:cs="Times New Roman"/>
          <w:sz w:val="28"/>
          <w:szCs w:val="28"/>
        </w:rPr>
        <w:t>证据检索模块</w:t>
      </w:r>
      <w:r w:rsidR="00BA7E44" w:rsidRPr="001D561C">
        <w:rPr>
          <w:rFonts w:ascii="Times New Roman" w:eastAsiaTheme="minorEastAsia" w:hAnsi="Times New Roman" w:cs="Times New Roman"/>
          <w:sz w:val="28"/>
          <w:szCs w:val="28"/>
        </w:rPr>
        <w:t>首先利用语义</w:t>
      </w:r>
      <w:r w:rsidR="00BA7E44" w:rsidRPr="001D561C">
        <w:rPr>
          <w:rFonts w:ascii="Times New Roman" w:eastAsiaTheme="minorEastAsia" w:hAnsi="Times New Roman" w:cs="Times New Roman"/>
          <w:sz w:val="28"/>
          <w:szCs w:val="28"/>
        </w:rPr>
        <w:t>NLP</w:t>
      </w:r>
      <w:r w:rsidR="00BA7E44" w:rsidRPr="001D561C">
        <w:rPr>
          <w:rFonts w:ascii="Times New Roman" w:eastAsiaTheme="minorEastAsia" w:hAnsi="Times New Roman" w:cs="Times New Roman"/>
          <w:sz w:val="28"/>
          <w:szCs w:val="28"/>
        </w:rPr>
        <w:t>工具包</w:t>
      </w:r>
      <w:r w:rsidR="00BA7E44" w:rsidRPr="001D561C">
        <w:rPr>
          <w:rFonts w:ascii="Times New Roman" w:eastAsiaTheme="minorEastAsia" w:hAnsi="Times New Roman" w:cs="Times New Roman"/>
          <w:sz w:val="28"/>
          <w:szCs w:val="28"/>
          <w:lang w:val="zh-CN"/>
        </w:rPr>
        <w:t>从给定的声明中提取潜在实体</w:t>
      </w:r>
      <w:r w:rsidR="00C45799" w:rsidRPr="001D561C">
        <w:rPr>
          <w:rFonts w:ascii="Times New Roman" w:eastAsiaTheme="minorEastAsia" w:hAnsi="Times New Roman" w:cs="Times New Roman" w:hint="eastAsia"/>
          <w:sz w:val="28"/>
          <w:szCs w:val="28"/>
          <w:lang w:val="zh-CN"/>
        </w:rPr>
        <w:t>，</w:t>
      </w:r>
      <w:r w:rsidR="00D46DA6" w:rsidRPr="001D561C">
        <w:rPr>
          <w:rFonts w:ascii="Times New Roman" w:eastAsiaTheme="minorEastAsia" w:hAnsi="Times New Roman" w:cs="Times New Roman"/>
          <w:sz w:val="28"/>
          <w:szCs w:val="28"/>
          <w:lang w:val="zh-CN"/>
        </w:rPr>
        <w:t>通过分析实体</w:t>
      </w:r>
      <w:r w:rsidR="00D46DA6">
        <w:rPr>
          <w:rFonts w:ascii="Times New Roman" w:eastAsiaTheme="minorEastAsia" w:hAnsi="Times New Roman" w:cs="Times New Roman"/>
          <w:sz w:val="28"/>
          <w:szCs w:val="28"/>
          <w:lang w:val="zh-CN"/>
        </w:rPr>
        <w:t>，</w:t>
      </w:r>
      <w:r w:rsidR="00D46DA6" w:rsidRPr="001D561C">
        <w:rPr>
          <w:rFonts w:ascii="Times New Roman" w:eastAsiaTheme="minorEastAsia" w:hAnsi="Times New Roman" w:cs="Times New Roman"/>
          <w:sz w:val="28"/>
          <w:szCs w:val="28"/>
          <w:lang w:val="zh-CN"/>
        </w:rPr>
        <w:t>用</w:t>
      </w:r>
      <w:r w:rsidR="00D46DA6" w:rsidRPr="001D561C">
        <w:rPr>
          <w:rFonts w:ascii="Times New Roman" w:eastAsiaTheme="minorEastAsia" w:hAnsi="Times New Roman" w:cs="Times New Roman"/>
          <w:sz w:val="28"/>
          <w:szCs w:val="28"/>
          <w:lang w:val="zh-CN"/>
        </w:rPr>
        <w:t>API</w:t>
      </w:r>
      <w:r w:rsidR="00D46DA6">
        <w:rPr>
          <w:rFonts w:ascii="Times New Roman" w:eastAsiaTheme="minorEastAsia" w:hAnsi="Times New Roman" w:cs="Times New Roman"/>
          <w:sz w:val="28"/>
          <w:szCs w:val="28"/>
          <w:lang w:val="zh-CN"/>
        </w:rPr>
        <w:t>过滤</w:t>
      </w:r>
      <w:r w:rsidR="00D46DA6" w:rsidRPr="001D561C">
        <w:rPr>
          <w:rFonts w:ascii="Times New Roman" w:eastAsiaTheme="minorEastAsia" w:hAnsi="Times New Roman" w:cs="Times New Roman" w:hint="eastAsia"/>
          <w:sz w:val="28"/>
          <w:szCs w:val="28"/>
          <w:lang w:val="zh-CN"/>
        </w:rPr>
        <w:t>证据文章</w:t>
      </w:r>
      <w:r w:rsidR="00D46DA6">
        <w:rPr>
          <w:rFonts w:ascii="Times New Roman" w:eastAsiaTheme="minorEastAsia" w:hAnsi="Times New Roman" w:cs="Times New Roman"/>
          <w:sz w:val="28"/>
          <w:szCs w:val="28"/>
          <w:lang w:val="zh-CN"/>
        </w:rPr>
        <w:t>维基百科</w:t>
      </w:r>
      <w:r w:rsidR="00D46DA6">
        <w:rPr>
          <w:rFonts w:ascii="Times New Roman" w:eastAsiaTheme="minorEastAsia" w:hAnsi="Times New Roman" w:cs="Times New Roman" w:hint="eastAsia"/>
          <w:sz w:val="28"/>
          <w:szCs w:val="28"/>
          <w:lang w:val="zh-CN"/>
        </w:rPr>
        <w:t>等</w:t>
      </w:r>
      <w:r w:rsidR="00D46DA6" w:rsidRPr="001D561C">
        <w:rPr>
          <w:rFonts w:ascii="Times New Roman" w:eastAsiaTheme="minorEastAsia" w:hAnsi="Times New Roman" w:cs="Times New Roman" w:hint="eastAsia"/>
          <w:sz w:val="28"/>
          <w:szCs w:val="28"/>
          <w:lang w:val="zh-CN"/>
        </w:rPr>
        <w:t>证据文章</w:t>
      </w:r>
      <w:r w:rsidR="00D46DA6">
        <w:rPr>
          <w:rFonts w:ascii="Times New Roman" w:eastAsiaTheme="minorEastAsia" w:hAnsi="Times New Roman" w:cs="Times New Roman"/>
          <w:sz w:val="28"/>
          <w:szCs w:val="28"/>
          <w:lang w:val="zh-CN"/>
        </w:rPr>
        <w:t>；</w:t>
      </w:r>
      <w:r w:rsidR="00C45799" w:rsidRPr="001D561C">
        <w:rPr>
          <w:rFonts w:ascii="Times New Roman" w:eastAsiaTheme="minorEastAsia" w:hAnsi="Times New Roman" w:cs="Times New Roman" w:hint="eastAsia"/>
          <w:sz w:val="28"/>
          <w:szCs w:val="28"/>
          <w:lang w:val="zh-CN"/>
        </w:rPr>
        <w:t>然后从检索到的文档中，</w:t>
      </w:r>
      <w:r w:rsidR="00C45799">
        <w:rPr>
          <w:rFonts w:ascii="Times New Roman" w:eastAsiaTheme="minorEastAsia" w:hAnsi="Times New Roman" w:cs="Times New Roman" w:hint="eastAsia"/>
          <w:sz w:val="28"/>
          <w:szCs w:val="28"/>
        </w:rPr>
        <w:t>该模块</w:t>
      </w:r>
      <w:r w:rsidR="00C45799" w:rsidRPr="001D561C">
        <w:rPr>
          <w:rFonts w:ascii="Times New Roman" w:eastAsiaTheme="minorEastAsia" w:hAnsi="Times New Roman" w:cs="Times New Roman" w:hint="eastAsia"/>
          <w:sz w:val="28"/>
          <w:szCs w:val="28"/>
          <w:lang w:val="zh-CN"/>
        </w:rPr>
        <w:t>以与声明相关的句子的形式提取客观事实作为预测证据；最后，</w:t>
      </w:r>
      <w:r w:rsidR="00DA124B">
        <w:rPr>
          <w:rFonts w:ascii="Times New Roman" w:eastAsiaTheme="minorEastAsia" w:hAnsi="Times New Roman" w:cs="Times New Roman" w:hint="eastAsia"/>
          <w:sz w:val="28"/>
          <w:szCs w:val="28"/>
        </w:rPr>
        <w:t>该模块</w:t>
      </w:r>
      <w:r w:rsidR="00C45799" w:rsidRPr="001D561C">
        <w:rPr>
          <w:rFonts w:ascii="Times New Roman" w:eastAsiaTheme="minorEastAsia" w:hAnsi="Times New Roman" w:cs="Times New Roman" w:hint="eastAsia"/>
          <w:sz w:val="28"/>
          <w:szCs w:val="28"/>
          <w:lang w:val="zh-CN"/>
        </w:rPr>
        <w:t>中的一个验证组件对给定的陈述和检索到的证据进行预测，并验证声明与证据之间的关系是</w:t>
      </w:r>
      <w:r w:rsidR="00C45799" w:rsidRPr="001D561C">
        <w:rPr>
          <w:rFonts w:ascii="Times New Roman" w:eastAsiaTheme="minorEastAsia" w:hAnsi="Times New Roman" w:cs="Times New Roman"/>
          <w:sz w:val="28"/>
          <w:szCs w:val="28"/>
          <w:lang w:val="zh-CN"/>
        </w:rPr>
        <w:t>“</w:t>
      </w:r>
      <w:r w:rsidR="00C45799" w:rsidRPr="001D561C">
        <w:rPr>
          <w:rFonts w:ascii="Times New Roman" w:eastAsiaTheme="minorEastAsia" w:hAnsi="Times New Roman" w:cs="Times New Roman" w:hint="eastAsia"/>
          <w:sz w:val="28"/>
          <w:szCs w:val="28"/>
          <w:lang w:val="zh-CN"/>
        </w:rPr>
        <w:t>支持</w:t>
      </w:r>
      <w:r w:rsidR="00C45799" w:rsidRPr="001D561C">
        <w:rPr>
          <w:rFonts w:ascii="Times New Roman" w:eastAsiaTheme="minorEastAsia" w:hAnsi="Times New Roman" w:cs="Times New Roman"/>
          <w:sz w:val="28"/>
          <w:szCs w:val="28"/>
          <w:lang w:val="zh-CN"/>
        </w:rPr>
        <w:t>”</w:t>
      </w:r>
      <w:r w:rsidR="00C45799" w:rsidRPr="001D561C">
        <w:rPr>
          <w:rFonts w:ascii="Times New Roman" w:eastAsiaTheme="minorEastAsia" w:hAnsi="Times New Roman" w:cs="Times New Roman" w:hint="eastAsia"/>
          <w:sz w:val="28"/>
          <w:szCs w:val="28"/>
          <w:lang w:val="zh-CN"/>
        </w:rPr>
        <w:t>、</w:t>
      </w:r>
      <w:r w:rsidR="00C45799" w:rsidRPr="001D561C">
        <w:rPr>
          <w:rFonts w:ascii="Times New Roman" w:eastAsiaTheme="minorEastAsia" w:hAnsi="Times New Roman" w:cs="Times New Roman"/>
          <w:sz w:val="28"/>
          <w:szCs w:val="28"/>
          <w:lang w:val="zh-CN"/>
        </w:rPr>
        <w:t>“</w:t>
      </w:r>
      <w:r w:rsidR="00C45799" w:rsidRPr="001D561C">
        <w:rPr>
          <w:rFonts w:ascii="Times New Roman" w:eastAsiaTheme="minorEastAsia" w:hAnsi="Times New Roman" w:cs="Times New Roman" w:hint="eastAsia"/>
          <w:sz w:val="28"/>
          <w:szCs w:val="28"/>
          <w:lang w:val="zh-CN"/>
        </w:rPr>
        <w:t>反驳</w:t>
      </w:r>
      <w:r w:rsidR="00C45799" w:rsidRPr="001D561C">
        <w:rPr>
          <w:rFonts w:ascii="Times New Roman" w:eastAsiaTheme="minorEastAsia" w:hAnsi="Times New Roman" w:cs="Times New Roman"/>
          <w:sz w:val="28"/>
          <w:szCs w:val="28"/>
          <w:lang w:val="zh-CN"/>
        </w:rPr>
        <w:t>”</w:t>
      </w:r>
      <w:r w:rsidR="00C45799" w:rsidRPr="001D561C">
        <w:rPr>
          <w:rFonts w:ascii="Times New Roman" w:eastAsiaTheme="minorEastAsia" w:hAnsi="Times New Roman" w:cs="Times New Roman" w:hint="eastAsia"/>
          <w:sz w:val="28"/>
          <w:szCs w:val="28"/>
          <w:lang w:val="zh-CN"/>
        </w:rPr>
        <w:t>还是</w:t>
      </w:r>
      <w:r w:rsidR="00C45799" w:rsidRPr="001D561C">
        <w:rPr>
          <w:rFonts w:ascii="Times New Roman" w:eastAsiaTheme="minorEastAsia" w:hAnsi="Times New Roman" w:cs="Times New Roman"/>
          <w:sz w:val="28"/>
          <w:szCs w:val="28"/>
          <w:lang w:val="zh-CN"/>
        </w:rPr>
        <w:t>“</w:t>
      </w:r>
      <w:r w:rsidR="00C45799" w:rsidRPr="001D561C">
        <w:rPr>
          <w:rFonts w:ascii="Times New Roman" w:eastAsiaTheme="minorEastAsia" w:hAnsi="Times New Roman" w:cs="Times New Roman" w:hint="eastAsia"/>
          <w:sz w:val="28"/>
          <w:szCs w:val="28"/>
          <w:lang w:val="zh-CN"/>
        </w:rPr>
        <w:t>无关</w:t>
      </w:r>
      <w:r w:rsidR="00C45799" w:rsidRPr="001D561C">
        <w:rPr>
          <w:rFonts w:ascii="Times New Roman" w:eastAsiaTheme="minorEastAsia" w:hAnsi="Times New Roman" w:cs="Times New Roman"/>
          <w:sz w:val="28"/>
          <w:szCs w:val="28"/>
          <w:lang w:val="zh-CN"/>
        </w:rPr>
        <w:t>”</w:t>
      </w:r>
      <w:r w:rsidR="00C45799" w:rsidRPr="001D561C">
        <w:rPr>
          <w:rFonts w:ascii="Times New Roman" w:eastAsiaTheme="minorEastAsia" w:hAnsi="Times New Roman" w:cs="Times New Roman" w:hint="eastAsia"/>
          <w:sz w:val="28"/>
          <w:szCs w:val="28"/>
          <w:lang w:val="zh-CN"/>
        </w:rPr>
        <w:t>。</w:t>
      </w:r>
    </w:p>
    <w:p w14:paraId="7F0E2098" w14:textId="28550059" w:rsidR="00827445" w:rsidRDefault="00827445" w:rsidP="001D561C">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步骤</w:t>
      </w:r>
      <w:r w:rsidRPr="001D561C">
        <w:rPr>
          <w:rFonts w:ascii="Times New Roman" w:eastAsiaTheme="minorEastAsia" w:hAnsi="Times New Roman" w:cs="Times New Roman"/>
          <w:sz w:val="28"/>
          <w:szCs w:val="28"/>
        </w:rPr>
        <w:t>2</w:t>
      </w:r>
      <w:r w:rsidRPr="001D561C">
        <w:rPr>
          <w:rFonts w:ascii="Times New Roman" w:eastAsiaTheme="minorEastAsia" w:hAnsi="Times New Roman" w:cs="Times New Roman"/>
          <w:sz w:val="28"/>
          <w:szCs w:val="28"/>
        </w:rPr>
        <w:t>，</w:t>
      </w:r>
      <w:r w:rsidR="00D2135B">
        <w:rPr>
          <w:rFonts w:ascii="Times New Roman" w:eastAsiaTheme="minorEastAsia" w:hAnsi="Times New Roman" w:cs="Times New Roman"/>
          <w:sz w:val="28"/>
          <w:szCs w:val="28"/>
        </w:rPr>
        <w:t>参考图</w:t>
      </w:r>
      <w:r w:rsidR="00D2135B">
        <w:rPr>
          <w:rFonts w:ascii="Times New Roman" w:eastAsiaTheme="minorEastAsia" w:hAnsi="Times New Roman" w:cs="Times New Roman" w:hint="eastAsia"/>
          <w:sz w:val="28"/>
          <w:szCs w:val="28"/>
        </w:rPr>
        <w:t>2</w:t>
      </w:r>
      <w:r w:rsidR="00D2135B">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构造异构图</w:t>
      </w:r>
      <w:r w:rsidR="00DA124B">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双向树形图。</w:t>
      </w:r>
    </w:p>
    <w:p w14:paraId="34A558D7" w14:textId="5B850430" w:rsidR="00DA124B" w:rsidRDefault="00DA124B" w:rsidP="001D561C">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8A2EC1">
        <w:rPr>
          <w:rFonts w:ascii="Times New Roman" w:eastAsiaTheme="minorEastAsia" w:hAnsi="Times New Roman" w:cs="Times New Roman"/>
          <w:sz w:val="28"/>
          <w:szCs w:val="28"/>
        </w:rPr>
        <w:t>双向树形图</w:t>
      </w:r>
      <w:r w:rsidR="009B6F0F" w:rsidRPr="001D561C">
        <w:rPr>
          <w:rFonts w:ascii="Times New Roman" w:eastAsiaTheme="minorEastAsia" w:hAnsi="Times New Roman" w:cs="Times New Roman"/>
          <w:sz w:val="28"/>
          <w:szCs w:val="28"/>
        </w:rPr>
        <w:t>是一种特殊的回复关系拓扑结构，由社交媒体自然形成，为谣言检测提供了重要线索</w:t>
      </w:r>
      <w:r w:rsidR="009B6F0F">
        <w:rPr>
          <w:rFonts w:ascii="Times New Roman" w:eastAsiaTheme="minorEastAsia" w:hAnsi="Times New Roman" w:cs="Times New Roman"/>
          <w:sz w:val="28"/>
          <w:szCs w:val="28"/>
        </w:rPr>
        <w:t>。</w:t>
      </w:r>
      <w:r w:rsidR="005C6641">
        <w:rPr>
          <w:rFonts w:ascii="Times New Roman" w:eastAsiaTheme="minorEastAsia" w:hAnsi="Times New Roman" w:cs="Times New Roman"/>
          <w:sz w:val="28"/>
          <w:szCs w:val="28"/>
        </w:rPr>
        <w:t>具体地，</w:t>
      </w:r>
      <w:r w:rsidR="005C6641" w:rsidRPr="008A2EC1">
        <w:rPr>
          <w:rFonts w:ascii="Times New Roman" w:eastAsiaTheme="minorEastAsia" w:hAnsi="Times New Roman" w:cs="Times New Roman"/>
          <w:sz w:val="28"/>
          <w:szCs w:val="28"/>
        </w:rPr>
        <w:t>双向树形图</w:t>
      </w:r>
      <w:r w:rsidRPr="008A2EC1">
        <w:rPr>
          <w:rFonts w:ascii="Times New Roman" w:eastAsiaTheme="minorEastAsia" w:hAnsi="Times New Roman" w:cs="Times New Roman" w:hint="eastAsia"/>
          <w:sz w:val="28"/>
          <w:szCs w:val="28"/>
        </w:rPr>
        <w:t>是一个自底向上和自顶向下的双向图神经网络</w:t>
      </w:r>
      <w:r w:rsidRPr="008A2EC1">
        <w:rPr>
          <w:rFonts w:ascii="Times New Roman" w:eastAsiaTheme="minorEastAsia" w:hAnsi="Times New Roman" w:cs="Times New Roman"/>
          <w:sz w:val="28"/>
          <w:szCs w:val="28"/>
        </w:rPr>
        <w:t>，它利用具有自顶向下的谣言传播有向图的图卷积神经网络学习谣言传播模式</w:t>
      </w:r>
      <w:r>
        <w:rPr>
          <w:rFonts w:ascii="Times New Roman" w:eastAsiaTheme="minorEastAsia" w:hAnsi="Times New Roman" w:cs="Times New Roman"/>
          <w:sz w:val="28"/>
          <w:szCs w:val="28"/>
        </w:rPr>
        <w:t>，</w:t>
      </w:r>
      <w:r w:rsidRPr="008A2EC1">
        <w:rPr>
          <w:rFonts w:ascii="Times New Roman" w:eastAsiaTheme="minorEastAsia" w:hAnsi="Times New Roman" w:cs="Times New Roman"/>
          <w:sz w:val="28"/>
          <w:szCs w:val="28"/>
        </w:rPr>
        <w:t>利用具有自底向上的谣言扩散图的图卷积神经网络捕获谣言扩散模式</w:t>
      </w:r>
      <w:r>
        <w:rPr>
          <w:rFonts w:ascii="Times New Roman" w:eastAsiaTheme="minorEastAsia" w:hAnsi="Times New Roman" w:cs="Times New Roman"/>
          <w:sz w:val="28"/>
          <w:szCs w:val="28"/>
        </w:rPr>
        <w:t>。在</w:t>
      </w:r>
      <w:r w:rsidRPr="006B16A5">
        <w:rPr>
          <w:rFonts w:ascii="Times New Roman" w:eastAsiaTheme="minorEastAsia" w:hAnsi="Times New Roman" w:cs="Times New Roman"/>
          <w:sz w:val="28"/>
          <w:szCs w:val="28"/>
        </w:rPr>
        <w:t>双向树形图</w:t>
      </w:r>
      <w:r w:rsidRPr="006B16A5">
        <w:rPr>
          <w:rFonts w:ascii="Times New Roman" w:eastAsiaTheme="minorEastAsia" w:hAnsi="Times New Roman" w:cs="Times New Roman" w:hint="eastAsia"/>
          <w:sz w:val="28"/>
          <w:szCs w:val="28"/>
        </w:rPr>
        <w:t>中，</w:t>
      </w:r>
      <w:r w:rsidRPr="006B16A5">
        <w:rPr>
          <w:rFonts w:ascii="Times New Roman" w:eastAsiaTheme="minorEastAsia" w:hAnsi="Times New Roman" w:cs="Times New Roman"/>
          <w:sz w:val="28"/>
          <w:szCs w:val="28"/>
        </w:rPr>
        <w:t>对话结构是树形的</w:t>
      </w:r>
      <w:r w:rsidRPr="006B16A5">
        <w:rPr>
          <w:rFonts w:ascii="Times New Roman" w:eastAsiaTheme="minorEastAsia" w:hAnsi="Times New Roman" w:cs="Times New Roman" w:hint="eastAsia"/>
          <w:sz w:val="28"/>
          <w:szCs w:val="28"/>
        </w:rPr>
        <w:t>，</w:t>
      </w:r>
      <w:r w:rsidRPr="006B16A5">
        <w:rPr>
          <w:rFonts w:ascii="Times New Roman" w:eastAsiaTheme="minorEastAsia" w:hAnsi="Times New Roman" w:cs="Times New Roman"/>
          <w:sz w:val="28"/>
          <w:szCs w:val="28"/>
        </w:rPr>
        <w:t>树的根</w:t>
      </w:r>
      <w:r w:rsidRPr="006B16A5">
        <w:rPr>
          <w:rFonts w:ascii="Times New Roman" w:eastAsiaTheme="minorEastAsia" w:hAnsi="Times New Roman" w:cs="Times New Roman" w:hint="eastAsia"/>
          <w:sz w:val="28"/>
          <w:szCs w:val="28"/>
        </w:rPr>
        <w:t>节点为</w:t>
      </w:r>
      <w:r w:rsidR="008754D4">
        <w:rPr>
          <w:rFonts w:ascii="Times New Roman" w:eastAsiaTheme="minorEastAsia" w:hAnsi="Times New Roman" w:cs="Times New Roman" w:hint="eastAsia"/>
          <w:sz w:val="28"/>
          <w:szCs w:val="28"/>
        </w:rPr>
        <w:t>源帖子</w:t>
      </w:r>
      <w:r w:rsidRPr="00670F54">
        <w:rPr>
          <w:rFonts w:ascii="Times New Roman" w:eastAsiaTheme="minorEastAsia" w:hAnsi="Times New Roman" w:cs="Times New Roman" w:hint="eastAsia"/>
          <w:sz w:val="28"/>
          <w:szCs w:val="28"/>
        </w:rPr>
        <w:t>（检测对</w:t>
      </w:r>
      <w:r w:rsidRPr="00670F54">
        <w:rPr>
          <w:rFonts w:ascii="Times New Roman" w:eastAsiaTheme="minorEastAsia" w:hAnsi="Times New Roman" w:cs="Times New Roman" w:hint="eastAsia"/>
          <w:sz w:val="28"/>
          <w:szCs w:val="28"/>
        </w:rPr>
        <w:lastRenderedPageBreak/>
        <w:t>象）</w:t>
      </w:r>
      <w:r w:rsidRPr="006B16A5">
        <w:rPr>
          <w:rFonts w:ascii="Times New Roman" w:eastAsiaTheme="minorEastAsia" w:hAnsi="Times New Roman" w:cs="Times New Roman" w:hint="eastAsia"/>
          <w:sz w:val="28"/>
          <w:szCs w:val="28"/>
        </w:rPr>
        <w:t>，每个</w:t>
      </w:r>
      <w:r>
        <w:rPr>
          <w:rFonts w:ascii="Times New Roman" w:eastAsiaTheme="minorEastAsia" w:hAnsi="Times New Roman" w:cs="Times New Roman"/>
          <w:sz w:val="28"/>
          <w:szCs w:val="28"/>
        </w:rPr>
        <w:t>节点代表一条评论，节点通过其回复关系连接</w:t>
      </w:r>
      <w:r w:rsidRPr="001D561C">
        <w:rPr>
          <w:rFonts w:ascii="Times New Roman" w:eastAsiaTheme="minorEastAsia" w:hAnsi="Times New Roman" w:cs="Times New Roman"/>
          <w:sz w:val="28"/>
          <w:szCs w:val="28"/>
        </w:rPr>
        <w:t>。</w:t>
      </w:r>
    </w:p>
    <w:p w14:paraId="3B7DA56F" w14:textId="2D866399" w:rsidR="005C6641" w:rsidRDefault="005C6641" w:rsidP="005C6641">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步骤</w:t>
      </w:r>
      <w:r>
        <w:rPr>
          <w:rFonts w:ascii="Times New Roman" w:eastAsiaTheme="minorEastAsia" w:hAnsi="Times New Roman" w:cs="Times New Roman" w:hint="eastAsia"/>
          <w:sz w:val="28"/>
          <w:szCs w:val="28"/>
        </w:rPr>
        <w:t>3</w:t>
      </w:r>
      <w:r w:rsidRPr="001D561C">
        <w:rPr>
          <w:rFonts w:ascii="Times New Roman" w:eastAsiaTheme="minorEastAsia" w:hAnsi="Times New Roman" w:cs="Times New Roman"/>
          <w:sz w:val="28"/>
          <w:szCs w:val="28"/>
        </w:rPr>
        <w:t>，</w:t>
      </w:r>
      <w:r w:rsidR="00D2135B">
        <w:rPr>
          <w:rFonts w:ascii="Times New Roman" w:eastAsiaTheme="minorEastAsia" w:hAnsi="Times New Roman" w:cs="Times New Roman"/>
          <w:sz w:val="28"/>
          <w:szCs w:val="28"/>
        </w:rPr>
        <w:t>参考图</w:t>
      </w:r>
      <w:r w:rsidR="00D2135B">
        <w:rPr>
          <w:rFonts w:ascii="Times New Roman" w:eastAsiaTheme="minorEastAsia" w:hAnsi="Times New Roman" w:cs="Times New Roman" w:hint="eastAsia"/>
          <w:sz w:val="28"/>
          <w:szCs w:val="28"/>
        </w:rPr>
        <w:t>3</w:t>
      </w:r>
      <w:r w:rsidR="00D2135B">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构造异构图</w:t>
      </w:r>
      <w:r>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证据星形图。</w:t>
      </w:r>
    </w:p>
    <w:p w14:paraId="4C0005E2" w14:textId="55A5BA62" w:rsidR="00DA124B" w:rsidRDefault="005C6641" w:rsidP="001D561C">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kern w:val="2"/>
          <w:sz w:val="28"/>
          <w:szCs w:val="28"/>
        </w:rPr>
        <w:t>根据检索到的证据信息，</w:t>
      </w:r>
      <w:r w:rsidR="00092F0A" w:rsidRPr="00092F0A">
        <w:rPr>
          <w:rFonts w:ascii="Times New Roman" w:eastAsiaTheme="minorEastAsia" w:hAnsi="Times New Roman" w:cs="Times New Roman" w:hint="eastAsia"/>
          <w:kern w:val="2"/>
          <w:sz w:val="28"/>
          <w:szCs w:val="28"/>
        </w:rPr>
        <w:t>使用深度</w:t>
      </w:r>
      <w:r w:rsidR="00092F0A" w:rsidRPr="00092F0A">
        <w:rPr>
          <w:rFonts w:ascii="Times New Roman" w:eastAsiaTheme="minorEastAsia" w:hAnsi="Times New Roman" w:cs="Times New Roman" w:hint="eastAsia"/>
          <w:kern w:val="2"/>
          <w:sz w:val="28"/>
          <w:szCs w:val="28"/>
        </w:rPr>
        <w:t xml:space="preserve"> </w:t>
      </w:r>
      <w:proofErr w:type="spellStart"/>
      <w:r w:rsidR="00092F0A" w:rsidRPr="00092F0A">
        <w:rPr>
          <w:rFonts w:ascii="Times New Roman" w:eastAsiaTheme="minorEastAsia" w:hAnsi="Times New Roman" w:cs="Times New Roman" w:hint="eastAsia"/>
          <w:kern w:val="2"/>
          <w:sz w:val="28"/>
          <w:szCs w:val="28"/>
        </w:rPr>
        <w:t>BiLSTM</w:t>
      </w:r>
      <w:proofErr w:type="spellEnd"/>
      <w:r w:rsidR="00092F0A" w:rsidRPr="00092F0A">
        <w:rPr>
          <w:rFonts w:ascii="Times New Roman" w:eastAsiaTheme="minorEastAsia" w:hAnsi="Times New Roman" w:cs="Times New Roman" w:hint="eastAsia"/>
          <w:kern w:val="2"/>
          <w:sz w:val="28"/>
          <w:szCs w:val="28"/>
        </w:rPr>
        <w:t xml:space="preserve"> </w:t>
      </w:r>
      <w:r w:rsidR="00092F0A" w:rsidRPr="00092F0A">
        <w:rPr>
          <w:rFonts w:ascii="Times New Roman" w:eastAsiaTheme="minorEastAsia" w:hAnsi="Times New Roman" w:cs="Times New Roman" w:hint="eastAsia"/>
          <w:kern w:val="2"/>
          <w:sz w:val="28"/>
          <w:szCs w:val="28"/>
        </w:rPr>
        <w:t>来提取词</w:t>
      </w:r>
      <w:r w:rsidR="00092F0A">
        <w:rPr>
          <w:rFonts w:ascii="Times New Roman" w:eastAsiaTheme="minorEastAsia" w:hAnsi="Times New Roman" w:cs="Times New Roman" w:hint="eastAsia"/>
          <w:kern w:val="2"/>
          <w:sz w:val="28"/>
          <w:szCs w:val="28"/>
        </w:rPr>
        <w:t>嵌入后的单词</w:t>
      </w:r>
      <w:r w:rsidR="00092F0A" w:rsidRPr="00092F0A">
        <w:rPr>
          <w:rFonts w:ascii="Times New Roman" w:eastAsiaTheme="minorEastAsia" w:hAnsi="Times New Roman" w:cs="Times New Roman" w:hint="eastAsia"/>
          <w:kern w:val="2"/>
          <w:sz w:val="28"/>
          <w:szCs w:val="28"/>
        </w:rPr>
        <w:t>之间的信息并生成句子表示</w:t>
      </w:r>
      <w:r w:rsidR="00092F0A">
        <w:rPr>
          <w:rFonts w:ascii="Times New Roman" w:eastAsiaTheme="minorEastAsia" w:hAnsi="Times New Roman" w:cs="Times New Roman" w:hint="eastAsia"/>
          <w:kern w:val="2"/>
          <w:sz w:val="28"/>
          <w:szCs w:val="28"/>
        </w:rPr>
        <w:t>，</w:t>
      </w:r>
      <w:r w:rsidRPr="001D561C">
        <w:rPr>
          <w:rFonts w:ascii="Times New Roman" w:eastAsiaTheme="minorEastAsia" w:hAnsi="Times New Roman" w:cs="Times New Roman"/>
          <w:kern w:val="2"/>
          <w:sz w:val="28"/>
          <w:szCs w:val="28"/>
        </w:rPr>
        <w:t>构造一个证据星形图</w:t>
      </w:r>
      <w:r>
        <w:rPr>
          <w:rFonts w:ascii="Times New Roman" w:eastAsiaTheme="minorEastAsia" w:hAnsi="Times New Roman" w:cs="Times New Roman"/>
          <w:kern w:val="2"/>
          <w:sz w:val="28"/>
          <w:szCs w:val="28"/>
        </w:rPr>
        <w:t>。</w:t>
      </w:r>
      <w:r w:rsidRPr="001D561C">
        <w:rPr>
          <w:rFonts w:ascii="Times New Roman" w:eastAsiaTheme="minorEastAsia" w:hAnsi="Times New Roman" w:cs="Times New Roman"/>
          <w:sz w:val="28"/>
          <w:szCs w:val="28"/>
        </w:rPr>
        <w:t>证据星形结构表明每条证据都是对</w:t>
      </w:r>
      <w:r>
        <w:rPr>
          <w:rFonts w:ascii="Times New Roman" w:eastAsiaTheme="minorEastAsia" w:hAnsi="Times New Roman" w:cs="Times New Roman" w:hint="eastAsia"/>
          <w:sz w:val="28"/>
          <w:szCs w:val="28"/>
        </w:rPr>
        <w:t>源帖子</w:t>
      </w:r>
      <w:r w:rsidRPr="001D561C">
        <w:rPr>
          <w:rFonts w:ascii="Times New Roman" w:eastAsiaTheme="minorEastAsia" w:hAnsi="Times New Roman" w:cs="Times New Roman"/>
          <w:sz w:val="28"/>
          <w:szCs w:val="28"/>
        </w:rPr>
        <w:t>的补充描述，因此与</w:t>
      </w:r>
      <w:r>
        <w:rPr>
          <w:rFonts w:ascii="Times New Roman" w:eastAsiaTheme="minorEastAsia" w:hAnsi="Times New Roman" w:cs="Times New Roman"/>
          <w:sz w:val="28"/>
          <w:szCs w:val="28"/>
        </w:rPr>
        <w:t>源帖子</w:t>
      </w:r>
      <w:r w:rsidRPr="001D561C">
        <w:rPr>
          <w:rFonts w:ascii="Times New Roman" w:eastAsiaTheme="minorEastAsia" w:hAnsi="Times New Roman" w:cs="Times New Roman"/>
          <w:sz w:val="28"/>
          <w:szCs w:val="28"/>
        </w:rPr>
        <w:t>直接相关的每个证据句子形成星形拓扑。</w:t>
      </w:r>
      <w:r>
        <w:rPr>
          <w:rFonts w:ascii="Times New Roman" w:eastAsiaTheme="minorEastAsia" w:hAnsi="Times New Roman" w:cs="Times New Roman"/>
          <w:sz w:val="28"/>
          <w:szCs w:val="28"/>
        </w:rPr>
        <w:t>在</w:t>
      </w:r>
      <w:r w:rsidR="00DA124B" w:rsidRPr="008A2EC1">
        <w:rPr>
          <w:rFonts w:ascii="Times New Roman" w:eastAsiaTheme="minorEastAsia" w:hAnsi="Times New Roman" w:cs="Times New Roman" w:hint="eastAsia"/>
          <w:sz w:val="28"/>
          <w:szCs w:val="28"/>
        </w:rPr>
        <w:t>证据星形图中，</w:t>
      </w:r>
      <w:r w:rsidR="00DA124B" w:rsidRPr="008A2EC1">
        <w:rPr>
          <w:rFonts w:ascii="Times New Roman" w:eastAsiaTheme="minorEastAsia" w:hAnsi="Times New Roman" w:cs="Times New Roman"/>
          <w:sz w:val="28"/>
          <w:szCs w:val="28"/>
        </w:rPr>
        <w:t>将</w:t>
      </w:r>
      <w:r w:rsidR="008754D4">
        <w:rPr>
          <w:rFonts w:ascii="Times New Roman" w:eastAsiaTheme="minorEastAsia" w:hAnsi="Times New Roman" w:cs="Times New Roman" w:hint="eastAsia"/>
          <w:sz w:val="28"/>
          <w:szCs w:val="28"/>
        </w:rPr>
        <w:t>源帖子</w:t>
      </w:r>
      <w:r w:rsidR="00DA124B" w:rsidRPr="008A2EC1">
        <w:rPr>
          <w:rFonts w:ascii="Times New Roman" w:eastAsiaTheme="minorEastAsia" w:hAnsi="Times New Roman" w:cs="Times New Roman" w:hint="eastAsia"/>
          <w:sz w:val="28"/>
          <w:szCs w:val="28"/>
        </w:rPr>
        <w:t>（检测对象）</w:t>
      </w:r>
      <w:r w:rsidR="00DA124B" w:rsidRPr="008A2EC1">
        <w:rPr>
          <w:rFonts w:ascii="Times New Roman" w:eastAsiaTheme="minorEastAsia" w:hAnsi="Times New Roman" w:cs="Times New Roman"/>
          <w:sz w:val="28"/>
          <w:szCs w:val="28"/>
        </w:rPr>
        <w:t>位于中心，所有证据节点围绕其周围，表示星形结构中的一个角度</w:t>
      </w:r>
      <w:r w:rsidR="00DA124B">
        <w:rPr>
          <w:rFonts w:ascii="Times New Roman" w:eastAsiaTheme="minorEastAsia" w:hAnsi="Times New Roman" w:cs="Times New Roman"/>
          <w:sz w:val="28"/>
          <w:szCs w:val="28"/>
        </w:rPr>
        <w:t>。</w:t>
      </w:r>
    </w:p>
    <w:p w14:paraId="37C5DFCB" w14:textId="3DB87502" w:rsidR="001F53E8" w:rsidRPr="001D561C" w:rsidRDefault="00DA124B" w:rsidP="001F53E8">
      <w:pPr>
        <w:widowControl w:val="0"/>
        <w:snapToGrid/>
        <w:spacing w:after="0" w:line="360" w:lineRule="auto"/>
        <w:ind w:firstLineChars="200" w:firstLine="560"/>
        <w:jc w:val="both"/>
        <w:textAlignment w:val="baseline"/>
        <w:rPr>
          <w:rFonts w:ascii="Times New Roman" w:eastAsiaTheme="minorEastAsia" w:hAnsi="Times New Roman" w:cs="Times New Roman"/>
          <w:i/>
          <w:iCs/>
          <w:sz w:val="28"/>
          <w:szCs w:val="28"/>
        </w:rPr>
      </w:pPr>
      <w:r>
        <w:rPr>
          <w:rFonts w:ascii="Times New Roman" w:eastAsiaTheme="minorEastAsia" w:hAnsi="Times New Roman" w:cs="Times New Roman" w:hint="eastAsia"/>
          <w:sz w:val="28"/>
          <w:szCs w:val="28"/>
        </w:rPr>
        <w:t>在本发明的一个实施例中，</w:t>
      </w:r>
      <w:r w:rsidR="001F53E8" w:rsidRPr="006F155D">
        <w:rPr>
          <w:rFonts w:ascii="Times New Roman" w:eastAsiaTheme="minorEastAsia" w:hAnsi="Times New Roman" w:cs="Times New Roman" w:hint="eastAsia"/>
          <w:sz w:val="28"/>
          <w:szCs w:val="28"/>
        </w:rPr>
        <w:t>证据星形图</w:t>
      </w:r>
      <w:r w:rsidR="001F53E8" w:rsidRPr="001D561C">
        <w:rPr>
          <w:rFonts w:ascii="Times New Roman" w:eastAsiaTheme="minorEastAsia" w:hAnsi="Times New Roman" w:cs="Times New Roman"/>
          <w:sz w:val="28"/>
          <w:szCs w:val="28"/>
        </w:rPr>
        <w:t>的创建如下所示：</w:t>
      </w:r>
    </w:p>
    <w:p w14:paraId="3D2742AB" w14:textId="77777777" w:rsidR="001F53E8" w:rsidRPr="001D561C" w:rsidRDefault="00102F83" w:rsidP="001F53E8">
      <w:pPr>
        <w:widowControl w:val="0"/>
        <w:snapToGrid/>
        <w:spacing w:after="0" w:line="360" w:lineRule="auto"/>
        <w:ind w:firstLineChars="200" w:firstLine="560"/>
        <w:jc w:val="both"/>
        <w:textAlignment w:val="baseline"/>
        <w:rPr>
          <w:rFonts w:ascii="Times New Roman" w:eastAsiaTheme="minorEastAsia" w:hAnsi="Times New Roman" w:cs="Times New Roman"/>
          <w:i/>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e</m:t>
              </m:r>
            </m:sub>
          </m:sSub>
          <m:r>
            <m:rPr>
              <m:aln/>
            </m:rP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rPr>
              </m:ctrlPr>
            </m:d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e</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e</m:t>
                  </m:r>
                </m:sub>
              </m:sSub>
            </m:e>
          </m:d>
          <m:r>
            <m:rPr>
              <m:sty m:val="p"/>
            </m:rPr>
            <w:rPr>
              <w:rFonts w:ascii="Cambria Math" w:eastAsiaTheme="minorEastAsia" w:hAnsi="Cambria Math" w:cs="Times New Roman"/>
              <w:sz w:val="28"/>
              <w:szCs w:val="28"/>
            </w:rPr>
            <w:br/>
          </m:r>
        </m:oMath>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e</m:t>
              </m:r>
            </m:sub>
          </m:sSub>
          <m:r>
            <m:rPr>
              <m:aln/>
            </m:rP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c,</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k</m:t>
                  </m:r>
                </m:sub>
              </m:sSub>
            </m:e>
          </m:d>
          <m:r>
            <m:rPr>
              <m:sty m:val="p"/>
            </m:rPr>
            <w:rPr>
              <w:rFonts w:ascii="Cambria Math" w:eastAsiaTheme="minorEastAsia" w:hAnsi="Cambria Math" w:cs="Times New Roman"/>
              <w:sz w:val="28"/>
              <w:szCs w:val="28"/>
            </w:rPr>
            <w:br/>
          </m:r>
        </m:oMath>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e</m:t>
              </m:r>
            </m:sub>
          </m:sSub>
          <m:r>
            <m:rPr>
              <m:aln/>
            </m:rP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iCs/>
                  <w:sz w:val="28"/>
                  <w:szCs w:val="28"/>
                </w:rPr>
              </m:ctrlPr>
            </m:dPr>
            <m:e>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c,</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c,</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2</m:t>
                      </m:r>
                    </m:sub>
                  </m:sSub>
                </m:e>
              </m:d>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c,</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k</m:t>
                      </m:r>
                    </m:sub>
                  </m:sSub>
                </m:e>
              </m:d>
            </m:e>
          </m:d>
        </m:oMath>
      </m:oMathPara>
    </w:p>
    <w:p w14:paraId="26355E62" w14:textId="77777777" w:rsidR="001F53E8" w:rsidRDefault="001F53E8" w:rsidP="001F53E8">
      <w:pPr>
        <w:widowControl w:val="0"/>
        <w:snapToGrid/>
        <w:spacing w:after="0" w:line="360" w:lineRule="auto"/>
        <w:ind w:firstLineChars="200" w:firstLine="560"/>
        <w:jc w:val="both"/>
        <w:textAlignment w:val="baseline"/>
        <w:rPr>
          <w:rFonts w:ascii="Times New Roman" w:eastAsiaTheme="minorEastAsia" w:hAnsi="Times New Roman" w:cs="Times New Roman"/>
          <w:iCs/>
          <w:sz w:val="28"/>
          <w:szCs w:val="28"/>
        </w:rPr>
      </w:pPr>
      <w:r w:rsidRPr="001D561C">
        <w:rPr>
          <w:rFonts w:ascii="Times New Roman" w:eastAsiaTheme="minorEastAsia" w:hAnsi="Times New Roman" w:cs="Times New Roman"/>
          <w:sz w:val="28"/>
          <w:szCs w:val="28"/>
        </w:rPr>
        <w:t>其中，</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e</m:t>
            </m:r>
          </m:sub>
        </m:sSub>
      </m:oMath>
      <w:r w:rsidRPr="001D561C">
        <w:rPr>
          <w:rFonts w:ascii="Times New Roman" w:eastAsiaTheme="minorEastAsia" w:hAnsi="Times New Roman" w:cs="Times New Roman"/>
          <w:iCs/>
          <w:sz w:val="28"/>
          <w:szCs w:val="28"/>
        </w:rPr>
        <w:t>是一个由顶点集</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e</m:t>
            </m:r>
          </m:sub>
        </m:sSub>
      </m:oMath>
      <w:r w:rsidRPr="001D561C">
        <w:rPr>
          <w:rFonts w:ascii="Times New Roman" w:eastAsiaTheme="minorEastAsia" w:hAnsi="Times New Roman" w:cs="Times New Roman"/>
          <w:iCs/>
          <w:sz w:val="28"/>
          <w:szCs w:val="28"/>
        </w:rPr>
        <w:t>和边集</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e</m:t>
            </m:r>
          </m:sub>
        </m:sSub>
      </m:oMath>
      <w:r w:rsidRPr="001D561C">
        <w:rPr>
          <w:rFonts w:ascii="Times New Roman" w:eastAsiaTheme="minorEastAsia" w:hAnsi="Times New Roman" w:cs="Times New Roman"/>
          <w:iCs/>
          <w:sz w:val="28"/>
          <w:szCs w:val="28"/>
        </w:rPr>
        <w:t>组成的证据图对象</w:t>
      </w:r>
      <w:r w:rsidRPr="001D561C">
        <w:rPr>
          <w:rFonts w:ascii="Times New Roman" w:eastAsiaTheme="minorEastAsia" w:hAnsi="Times New Roman" w:cs="Times New Roman" w:hint="eastAsia"/>
          <w:iCs/>
          <w:sz w:val="28"/>
          <w:szCs w:val="28"/>
        </w:rPr>
        <w:t>，</w:t>
      </w:r>
      <w:r w:rsidRPr="001D561C">
        <w:rPr>
          <w:rFonts w:ascii="Times New Roman" w:eastAsiaTheme="minorEastAsia" w:hAnsi="Times New Roman" w:cs="Times New Roman"/>
          <w:iCs/>
          <w:sz w:val="28"/>
          <w:szCs w:val="28"/>
        </w:rPr>
        <w:t>顶点集</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e</m:t>
            </m:r>
          </m:sub>
        </m:sSub>
      </m:oMath>
      <w:r w:rsidRPr="001D561C">
        <w:rPr>
          <w:rFonts w:ascii="Times New Roman" w:eastAsiaTheme="minorEastAsia" w:hAnsi="Times New Roman" w:cs="Times New Roman"/>
          <w:iCs/>
          <w:sz w:val="28"/>
          <w:szCs w:val="28"/>
        </w:rPr>
        <w:t>包括</w:t>
      </w:r>
      <w:r w:rsidRPr="00BC00B0">
        <w:rPr>
          <w:rFonts w:ascii="Times New Roman" w:eastAsiaTheme="minorEastAsia" w:hAnsi="Times New Roman" w:cs="Times New Roman" w:hint="eastAsia"/>
          <w:sz w:val="28"/>
          <w:szCs w:val="28"/>
        </w:rPr>
        <w:t>检测对象</w:t>
      </w:r>
      <m:oMath>
        <m:r>
          <w:rPr>
            <w:rFonts w:ascii="Cambria Math" w:eastAsiaTheme="minorEastAsia" w:hAnsi="Cambria Math" w:cs="Times New Roman"/>
            <w:sz w:val="28"/>
            <w:szCs w:val="28"/>
          </w:rPr>
          <m:t>c</m:t>
        </m:r>
      </m:oMath>
      <w:r w:rsidRPr="001D561C">
        <w:rPr>
          <w:rFonts w:ascii="Times New Roman" w:eastAsiaTheme="minorEastAsia" w:hAnsi="Times New Roman" w:cs="Times New Roman"/>
          <w:iCs/>
          <w:sz w:val="28"/>
          <w:szCs w:val="28"/>
        </w:rPr>
        <w:t>和证据句子</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k</m:t>
            </m:r>
          </m:sub>
        </m:sSub>
      </m:oMath>
      <w:r w:rsidRPr="001D561C">
        <w:rPr>
          <w:rFonts w:ascii="Times New Roman" w:eastAsiaTheme="minorEastAsia" w:hAnsi="Times New Roman" w:cs="Times New Roman"/>
          <w:iCs/>
          <w:sz w:val="28"/>
          <w:szCs w:val="28"/>
        </w:rPr>
        <w:t>，</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k</m:t>
            </m:r>
          </m:sub>
        </m:sSub>
      </m:oMath>
      <w:r w:rsidRPr="001D561C">
        <w:rPr>
          <w:rFonts w:ascii="Times New Roman" w:eastAsiaTheme="minorEastAsia" w:hAnsi="Times New Roman" w:cs="Times New Roman"/>
          <w:iCs/>
          <w:sz w:val="28"/>
          <w:szCs w:val="28"/>
        </w:rPr>
        <w:t>表示</w:t>
      </w:r>
      <w:r>
        <w:rPr>
          <w:rFonts w:ascii="Times New Roman" w:eastAsiaTheme="minorEastAsia" w:hAnsi="Times New Roman" w:cs="Times New Roman"/>
          <w:iCs/>
          <w:sz w:val="28"/>
          <w:szCs w:val="28"/>
        </w:rPr>
        <w:t>第</w:t>
      </w:r>
      <m:oMath>
        <m:r>
          <w:rPr>
            <w:rFonts w:ascii="Cambria Math" w:eastAsiaTheme="minorEastAsia" w:hAnsi="Cambria Math" w:cs="Times New Roman"/>
            <w:sz w:val="28"/>
            <w:szCs w:val="28"/>
          </w:rPr>
          <m:t>k</m:t>
        </m:r>
      </m:oMath>
      <w:proofErr w:type="gramStart"/>
      <w:r>
        <w:rPr>
          <w:rFonts w:ascii="Times New Roman" w:eastAsiaTheme="minorEastAsia" w:hAnsi="Times New Roman" w:cs="Times New Roman" w:hint="eastAsia"/>
          <w:sz w:val="28"/>
          <w:szCs w:val="28"/>
        </w:rPr>
        <w:t>个</w:t>
      </w:r>
      <w:proofErr w:type="gramEnd"/>
      <w:r w:rsidRPr="001D561C">
        <w:rPr>
          <w:rFonts w:ascii="Times New Roman" w:eastAsiaTheme="minorEastAsia" w:hAnsi="Times New Roman" w:cs="Times New Roman"/>
          <w:iCs/>
          <w:sz w:val="28"/>
          <w:szCs w:val="28"/>
        </w:rPr>
        <w:t>证据句子</w:t>
      </w:r>
      <w:r>
        <w:rPr>
          <w:rFonts w:ascii="Times New Roman" w:eastAsiaTheme="minorEastAsia" w:hAnsi="Times New Roman" w:cs="Times New Roman"/>
          <w:iCs/>
          <w:sz w:val="28"/>
          <w:szCs w:val="28"/>
        </w:rPr>
        <w:t>，</w:t>
      </w:r>
      <w:r w:rsidRPr="001D561C">
        <w:rPr>
          <w:rFonts w:ascii="Times New Roman" w:eastAsiaTheme="minorEastAsia" w:hAnsi="Times New Roman" w:cs="Times New Roman"/>
          <w:iCs/>
          <w:sz w:val="28"/>
          <w:szCs w:val="28"/>
        </w:rPr>
        <w:t>边缘集</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e</m:t>
            </m:r>
          </m:sub>
        </m:sSub>
      </m:oMath>
      <w:r w:rsidRPr="001D561C">
        <w:rPr>
          <w:rFonts w:ascii="Times New Roman" w:eastAsiaTheme="minorEastAsia" w:hAnsi="Times New Roman" w:cs="Times New Roman"/>
          <w:iCs/>
          <w:sz w:val="28"/>
          <w:szCs w:val="28"/>
        </w:rPr>
        <w:t>表示</w:t>
      </w:r>
      <w:r>
        <w:rPr>
          <w:rFonts w:ascii="Times New Roman" w:eastAsiaTheme="minorEastAsia" w:hAnsi="Times New Roman" w:cs="Times New Roman"/>
          <w:iCs/>
          <w:sz w:val="28"/>
          <w:szCs w:val="28"/>
        </w:rPr>
        <w:t>各</w:t>
      </w:r>
      <w:r w:rsidRPr="001D561C">
        <w:rPr>
          <w:rFonts w:ascii="Times New Roman" w:eastAsiaTheme="minorEastAsia" w:hAnsi="Times New Roman" w:cs="Times New Roman"/>
          <w:iCs/>
          <w:sz w:val="28"/>
          <w:szCs w:val="28"/>
        </w:rPr>
        <w:t>证据句子和</w:t>
      </w:r>
      <w:r w:rsidRPr="00BC00B0">
        <w:rPr>
          <w:rFonts w:ascii="Times New Roman" w:eastAsiaTheme="minorEastAsia" w:hAnsi="Times New Roman" w:cs="Times New Roman" w:hint="eastAsia"/>
          <w:sz w:val="28"/>
          <w:szCs w:val="28"/>
        </w:rPr>
        <w:t>检测对象</w:t>
      </w:r>
      <w:r w:rsidRPr="001D561C">
        <w:rPr>
          <w:rFonts w:ascii="Times New Roman" w:eastAsiaTheme="minorEastAsia" w:hAnsi="Times New Roman" w:cs="Times New Roman"/>
          <w:iCs/>
          <w:sz w:val="28"/>
          <w:szCs w:val="28"/>
        </w:rPr>
        <w:t>之间的关系。</w:t>
      </w:r>
    </w:p>
    <w:p w14:paraId="6A7910BB" w14:textId="26AF2617" w:rsidR="001F53E8" w:rsidRPr="001D561C" w:rsidRDefault="001F53E8" w:rsidP="001F53E8">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步骤</w:t>
      </w:r>
      <w:r w:rsidR="005C6641">
        <w:rPr>
          <w:rFonts w:ascii="Times New Roman" w:eastAsiaTheme="minorEastAsia" w:hAnsi="Times New Roman" w:cs="Times New Roman" w:hint="eastAsia"/>
          <w:sz w:val="28"/>
          <w:szCs w:val="28"/>
        </w:rPr>
        <w:t>4</w:t>
      </w:r>
      <w:r w:rsidRPr="001D561C">
        <w:rPr>
          <w:rFonts w:ascii="Times New Roman" w:eastAsiaTheme="minorEastAsia" w:hAnsi="Times New Roman" w:cs="Times New Roman"/>
          <w:sz w:val="28"/>
          <w:szCs w:val="28"/>
        </w:rPr>
        <w:t>，基于双向树形图</w:t>
      </w:r>
      <w:r w:rsidRPr="001D561C">
        <w:rPr>
          <w:rFonts w:ascii="Times New Roman" w:eastAsiaTheme="minorEastAsia" w:hAnsi="Times New Roman" w:cs="Times New Roman" w:hint="eastAsia"/>
          <w:sz w:val="28"/>
          <w:szCs w:val="28"/>
        </w:rPr>
        <w:t>，</w:t>
      </w:r>
      <w:r w:rsidRPr="001D561C">
        <w:rPr>
          <w:rFonts w:ascii="Times New Roman" w:eastAsiaTheme="minorEastAsia" w:hAnsi="Times New Roman" w:cs="Times New Roman"/>
          <w:sz w:val="28"/>
          <w:szCs w:val="28"/>
        </w:rPr>
        <w:t>构造谣言检测模型</w:t>
      </w:r>
      <w:r>
        <w:rPr>
          <w:rFonts w:ascii="Times New Roman" w:eastAsiaTheme="minorEastAsia" w:hAnsi="Times New Roman" w:cs="Times New Roman" w:hint="eastAsia"/>
          <w:sz w:val="28"/>
          <w:szCs w:val="28"/>
        </w:rPr>
        <w:t>。</w:t>
      </w:r>
    </w:p>
    <w:p w14:paraId="3EE60519" w14:textId="26546967" w:rsidR="001F53E8" w:rsidRDefault="003173F4" w:rsidP="001F53E8">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谣言检测模型</w:t>
      </w:r>
      <w:r>
        <w:rPr>
          <w:rFonts w:ascii="Times New Roman" w:eastAsiaTheme="minorEastAsia" w:hAnsi="Times New Roman" w:cs="Times New Roman"/>
          <w:sz w:val="28"/>
          <w:szCs w:val="28"/>
        </w:rPr>
        <w:t>采用</w:t>
      </w:r>
      <w:r w:rsidRPr="001D561C">
        <w:rPr>
          <w:rFonts w:ascii="Times New Roman" w:eastAsiaTheme="minorEastAsia" w:hAnsi="Times New Roman" w:cs="Times New Roman"/>
          <w:iCs/>
          <w:sz w:val="28"/>
          <w:szCs w:val="28"/>
        </w:rPr>
        <w:t>自底向上和自顶向下的双向图神经网络结构来捕获谣言的两个传播特征。</w:t>
      </w:r>
      <w:r>
        <w:rPr>
          <w:rFonts w:ascii="Times New Roman" w:eastAsiaTheme="minorEastAsia" w:hAnsi="Times New Roman" w:cs="Times New Roman"/>
          <w:iCs/>
          <w:sz w:val="28"/>
          <w:szCs w:val="28"/>
        </w:rPr>
        <w:t>具体地，</w:t>
      </w:r>
      <w:r w:rsidR="001F53E8" w:rsidRPr="001D561C">
        <w:rPr>
          <w:rFonts w:ascii="Times New Roman" w:eastAsiaTheme="minorEastAsia" w:hAnsi="Times New Roman" w:cs="Times New Roman"/>
          <w:sz w:val="28"/>
          <w:szCs w:val="28"/>
        </w:rPr>
        <w:t>通过自顶向下的</w:t>
      </w:r>
      <w:r w:rsidR="001F53E8">
        <w:rPr>
          <w:rFonts w:ascii="Times New Roman" w:eastAsiaTheme="minorEastAsia" w:hAnsi="Times New Roman" w:cs="Times New Roman"/>
          <w:sz w:val="28"/>
          <w:szCs w:val="28"/>
        </w:rPr>
        <w:t>图卷积神经网络</w:t>
      </w:r>
      <w:r w:rsidR="001F53E8" w:rsidRPr="001D561C">
        <w:rPr>
          <w:rFonts w:ascii="Times New Roman" w:eastAsiaTheme="minorEastAsia" w:hAnsi="Times New Roman" w:cs="Times New Roman"/>
          <w:sz w:val="28"/>
          <w:szCs w:val="28"/>
        </w:rPr>
        <w:t>获得谣言</w:t>
      </w:r>
      <w:r w:rsidR="001F53E8">
        <w:rPr>
          <w:rFonts w:ascii="Times New Roman" w:eastAsiaTheme="minorEastAsia" w:hAnsi="Times New Roman" w:cs="Times New Roman"/>
          <w:sz w:val="28"/>
          <w:szCs w:val="28"/>
        </w:rPr>
        <w:t>传播</w:t>
      </w:r>
      <w:r w:rsidR="001F53E8" w:rsidRPr="001D561C">
        <w:rPr>
          <w:rFonts w:ascii="Times New Roman" w:eastAsiaTheme="minorEastAsia" w:hAnsi="Times New Roman" w:cs="Times New Roman"/>
          <w:sz w:val="28"/>
          <w:szCs w:val="28"/>
        </w:rPr>
        <w:t>特征</w:t>
      </w:r>
      <w:r w:rsidR="001F53E8">
        <w:rPr>
          <w:rFonts w:ascii="Times New Roman" w:eastAsiaTheme="minorEastAsia" w:hAnsi="Times New Roman" w:cs="Times New Roman"/>
          <w:sz w:val="28"/>
          <w:szCs w:val="28"/>
        </w:rPr>
        <w:t>，</w:t>
      </w:r>
      <w:r w:rsidR="001F53E8" w:rsidRPr="001D561C">
        <w:rPr>
          <w:rFonts w:ascii="Times New Roman" w:eastAsiaTheme="minorEastAsia" w:hAnsi="Times New Roman" w:cs="Times New Roman"/>
          <w:sz w:val="28"/>
          <w:szCs w:val="28"/>
        </w:rPr>
        <w:t>通过自底向上的</w:t>
      </w:r>
      <w:r w:rsidR="001F53E8">
        <w:rPr>
          <w:rFonts w:ascii="Times New Roman" w:eastAsiaTheme="minorEastAsia" w:hAnsi="Times New Roman" w:cs="Times New Roman"/>
          <w:sz w:val="28"/>
          <w:szCs w:val="28"/>
        </w:rPr>
        <w:t>图卷积神经网络</w:t>
      </w:r>
      <w:r w:rsidR="001F53E8" w:rsidRPr="001D561C">
        <w:rPr>
          <w:rFonts w:ascii="Times New Roman" w:eastAsiaTheme="minorEastAsia" w:hAnsi="Times New Roman" w:cs="Times New Roman"/>
          <w:sz w:val="28"/>
          <w:szCs w:val="28"/>
        </w:rPr>
        <w:t>获得</w:t>
      </w:r>
      <w:r w:rsidR="001F53E8">
        <w:rPr>
          <w:rFonts w:ascii="Times New Roman" w:eastAsiaTheme="minorEastAsia" w:hAnsi="Times New Roman" w:cs="Times New Roman"/>
          <w:sz w:val="28"/>
          <w:szCs w:val="28"/>
        </w:rPr>
        <w:t>谣言</w:t>
      </w:r>
      <w:r w:rsidR="001F53E8" w:rsidRPr="001D561C">
        <w:rPr>
          <w:rFonts w:ascii="Times New Roman" w:eastAsiaTheme="minorEastAsia" w:hAnsi="Times New Roman" w:cs="Times New Roman"/>
          <w:sz w:val="28"/>
          <w:szCs w:val="28"/>
        </w:rPr>
        <w:t>扩散特征</w:t>
      </w:r>
      <w:r w:rsidR="001F53E8">
        <w:rPr>
          <w:rFonts w:ascii="Times New Roman" w:eastAsiaTheme="minorEastAsia" w:hAnsi="Times New Roman" w:cs="Times New Roman" w:hint="eastAsia"/>
          <w:sz w:val="28"/>
          <w:szCs w:val="28"/>
        </w:rPr>
        <w:t>。</w:t>
      </w:r>
      <w:r w:rsidR="001F53E8" w:rsidRPr="001D561C">
        <w:rPr>
          <w:rFonts w:ascii="Times New Roman" w:eastAsiaTheme="minorEastAsia" w:hAnsi="Times New Roman" w:cs="Times New Roman"/>
          <w:sz w:val="28"/>
          <w:szCs w:val="28"/>
        </w:rPr>
        <w:t>自底向上的</w:t>
      </w:r>
      <w:r w:rsidR="001F53E8">
        <w:rPr>
          <w:rFonts w:ascii="Times New Roman" w:eastAsiaTheme="minorEastAsia" w:hAnsi="Times New Roman" w:cs="Times New Roman"/>
          <w:sz w:val="28"/>
          <w:szCs w:val="28"/>
        </w:rPr>
        <w:t>图卷积神经网络</w:t>
      </w:r>
      <w:r w:rsidR="001F53E8">
        <w:rPr>
          <w:rFonts w:ascii="Times New Roman" w:eastAsiaTheme="minorEastAsia" w:hAnsi="Times New Roman" w:cs="Times New Roman" w:hint="eastAsia"/>
          <w:sz w:val="28"/>
          <w:szCs w:val="28"/>
        </w:rPr>
        <w:t>核心思想是通过递归访问从底部的叶子节点到根节点的每个节点，</w:t>
      </w:r>
      <w:r w:rsidR="001F53E8" w:rsidRPr="00D468F1">
        <w:rPr>
          <w:rFonts w:ascii="Times New Roman" w:eastAsiaTheme="minorEastAsia" w:hAnsi="Times New Roman" w:cs="Times New Roman" w:hint="eastAsia"/>
          <w:sz w:val="28"/>
          <w:szCs w:val="28"/>
        </w:rPr>
        <w:t>为每个子树生成一个特征向量。以这种方式，具有相似上下文的子树，例如那些具有拒绝父</w:t>
      </w:r>
      <w:r w:rsidR="001F53E8">
        <w:rPr>
          <w:rFonts w:ascii="Times New Roman" w:eastAsiaTheme="minorEastAsia" w:hAnsi="Times New Roman" w:cs="Times New Roman" w:hint="eastAsia"/>
          <w:sz w:val="28"/>
          <w:szCs w:val="28"/>
        </w:rPr>
        <w:t>节点和子节点支持</w:t>
      </w:r>
      <w:r w:rsidR="001F53E8" w:rsidRPr="00D468F1">
        <w:rPr>
          <w:rFonts w:ascii="Times New Roman" w:eastAsiaTheme="minorEastAsia" w:hAnsi="Times New Roman" w:cs="Times New Roman" w:hint="eastAsia"/>
          <w:sz w:val="28"/>
          <w:szCs w:val="28"/>
        </w:rPr>
        <w:t>的子树，将被投影到表示空间中的邻近区域。因此，这种局部谣言指示特征沿着不同的分支聚合成整棵树的一些全局表示</w:t>
      </w:r>
      <w:r w:rsidR="001F53E8">
        <w:rPr>
          <w:rFonts w:ascii="Times New Roman" w:eastAsiaTheme="minorEastAsia" w:hAnsi="Times New Roman" w:cs="Times New Roman" w:hint="eastAsia"/>
          <w:sz w:val="28"/>
          <w:szCs w:val="28"/>
        </w:rPr>
        <w:t>；</w:t>
      </w:r>
      <w:r w:rsidR="001F53E8" w:rsidRPr="001D561C">
        <w:rPr>
          <w:rFonts w:ascii="Times New Roman" w:eastAsiaTheme="minorEastAsia" w:hAnsi="Times New Roman" w:cs="Times New Roman"/>
          <w:sz w:val="28"/>
          <w:szCs w:val="28"/>
        </w:rPr>
        <w:t>自顶向下的</w:t>
      </w:r>
      <w:r w:rsidR="001F53E8">
        <w:rPr>
          <w:rFonts w:ascii="Times New Roman" w:eastAsiaTheme="minorEastAsia" w:hAnsi="Times New Roman" w:cs="Times New Roman"/>
          <w:sz w:val="28"/>
          <w:szCs w:val="28"/>
        </w:rPr>
        <w:t>图卷积神经网络</w:t>
      </w:r>
      <w:r w:rsidR="001F53E8">
        <w:rPr>
          <w:rFonts w:ascii="Times New Roman" w:eastAsiaTheme="minorEastAsia" w:hAnsi="Times New Roman" w:cs="Times New Roman" w:hint="eastAsia"/>
          <w:sz w:val="28"/>
          <w:szCs w:val="28"/>
        </w:rPr>
        <w:t>旨在利用自顶向下的结构来捕获谣言复杂的传播模式，</w:t>
      </w:r>
      <w:r w:rsidR="001F53E8" w:rsidRPr="00D468F1">
        <w:rPr>
          <w:rFonts w:ascii="Times New Roman" w:eastAsiaTheme="minorEastAsia" w:hAnsi="Times New Roman" w:cs="Times New Roman" w:hint="eastAsia"/>
          <w:sz w:val="28"/>
          <w:szCs w:val="28"/>
        </w:rPr>
        <w:t>这种自上而下方法的想法是为每个帖子生成一个考虑其传播路径</w:t>
      </w:r>
      <w:r w:rsidR="001F53E8">
        <w:rPr>
          <w:rFonts w:ascii="Times New Roman" w:eastAsiaTheme="minorEastAsia" w:hAnsi="Times New Roman" w:cs="Times New Roman" w:hint="eastAsia"/>
          <w:sz w:val="28"/>
          <w:szCs w:val="28"/>
        </w:rPr>
        <w:t>的</w:t>
      </w:r>
      <w:r w:rsidR="001F53E8" w:rsidRPr="00D468F1">
        <w:rPr>
          <w:rFonts w:ascii="Times New Roman" w:eastAsiaTheme="minorEastAsia" w:hAnsi="Times New Roman" w:cs="Times New Roman" w:hint="eastAsia"/>
          <w:sz w:val="28"/>
          <w:szCs w:val="28"/>
        </w:rPr>
        <w:t>增强特征向量，</w:t>
      </w:r>
      <w:r w:rsidR="001F53E8" w:rsidRPr="00011676">
        <w:rPr>
          <w:rFonts w:ascii="Times New Roman" w:eastAsiaTheme="minorEastAsia" w:hAnsi="Times New Roman" w:cs="Times New Roman" w:hint="eastAsia"/>
          <w:sz w:val="28"/>
          <w:szCs w:val="28"/>
        </w:rPr>
        <w:t>每个节点的表示是通过组合它自己的输入和它的父节点来计算的</w:t>
      </w:r>
      <w:r w:rsidR="001F53E8">
        <w:rPr>
          <w:rFonts w:ascii="Times New Roman" w:eastAsiaTheme="minorEastAsia" w:hAnsi="Times New Roman" w:cs="Times New Roman" w:hint="eastAsia"/>
          <w:sz w:val="28"/>
          <w:szCs w:val="28"/>
        </w:rPr>
        <w:t>，</w:t>
      </w:r>
      <w:r w:rsidR="001F53E8" w:rsidRPr="00011676">
        <w:rPr>
          <w:rFonts w:ascii="Times New Roman" w:eastAsiaTheme="minorEastAsia" w:hAnsi="Times New Roman" w:cs="Times New Roman" w:hint="eastAsia"/>
          <w:sz w:val="28"/>
          <w:szCs w:val="28"/>
        </w:rPr>
        <w:t>这个过程从根节点递归地进行到其子节点，直到到达所有</w:t>
      </w:r>
      <w:r w:rsidR="001F53E8">
        <w:rPr>
          <w:rFonts w:ascii="Times New Roman" w:eastAsiaTheme="minorEastAsia" w:hAnsi="Times New Roman" w:cs="Times New Roman" w:hint="eastAsia"/>
          <w:sz w:val="28"/>
          <w:szCs w:val="28"/>
        </w:rPr>
        <w:t>叶子节点</w:t>
      </w:r>
      <w:r w:rsidR="001F53E8" w:rsidRPr="00011676">
        <w:rPr>
          <w:rFonts w:ascii="Times New Roman" w:eastAsiaTheme="minorEastAsia" w:hAnsi="Times New Roman" w:cs="Times New Roman" w:hint="eastAsia"/>
          <w:sz w:val="28"/>
          <w:szCs w:val="28"/>
        </w:rPr>
        <w:t>。</w:t>
      </w:r>
      <w:r w:rsidR="001F53E8">
        <w:rPr>
          <w:rFonts w:ascii="Times New Roman" w:eastAsiaTheme="minorEastAsia" w:hAnsi="Times New Roman" w:cs="Times New Roman" w:hint="eastAsia"/>
          <w:sz w:val="28"/>
          <w:szCs w:val="28"/>
        </w:rPr>
        <w:t>其中根节点代表</w:t>
      </w:r>
      <w:r w:rsidR="008754D4">
        <w:rPr>
          <w:rFonts w:ascii="Times New Roman" w:eastAsiaTheme="minorEastAsia" w:hAnsi="Times New Roman" w:cs="Times New Roman" w:hint="eastAsia"/>
          <w:sz w:val="28"/>
          <w:szCs w:val="28"/>
        </w:rPr>
        <w:t>源帖</w:t>
      </w:r>
      <w:r w:rsidR="008754D4">
        <w:rPr>
          <w:rFonts w:ascii="Times New Roman" w:eastAsiaTheme="minorEastAsia" w:hAnsi="Times New Roman" w:cs="Times New Roman" w:hint="eastAsia"/>
          <w:sz w:val="28"/>
          <w:szCs w:val="28"/>
        </w:rPr>
        <w:lastRenderedPageBreak/>
        <w:t>子</w:t>
      </w:r>
      <w:r w:rsidR="001F53E8">
        <w:rPr>
          <w:rFonts w:ascii="Times New Roman" w:eastAsiaTheme="minorEastAsia" w:hAnsi="Times New Roman" w:cs="Times New Roman" w:hint="eastAsia"/>
          <w:sz w:val="28"/>
          <w:szCs w:val="28"/>
        </w:rPr>
        <w:t>（检测对象），子节点代表对父节点做出的评论和转发，</w:t>
      </w:r>
      <w:r w:rsidR="001F53E8" w:rsidRPr="00625FF7">
        <w:rPr>
          <w:rFonts w:ascii="Times New Roman" w:eastAsiaTheme="minorEastAsia" w:hAnsi="Times New Roman" w:cs="Times New Roman" w:hint="eastAsia"/>
          <w:sz w:val="28"/>
          <w:szCs w:val="28"/>
        </w:rPr>
        <w:t>每个节点通过其回复关系连接起来。</w:t>
      </w:r>
    </w:p>
    <w:p w14:paraId="5D033536" w14:textId="77777777" w:rsidR="00E014A1" w:rsidRPr="001D561C" w:rsidRDefault="00E014A1" w:rsidP="00E014A1">
      <w:pPr>
        <w:widowControl w:val="0"/>
        <w:snapToGrid/>
        <w:spacing w:after="0" w:line="360" w:lineRule="auto"/>
        <w:ind w:firstLineChars="200" w:firstLine="560"/>
        <w:jc w:val="both"/>
        <w:textAlignment w:val="baseline"/>
        <w:rPr>
          <w:rFonts w:ascii="Times New Roman" w:eastAsiaTheme="minorEastAsia" w:hAnsi="Times New Roman" w:cs="Times New Roman"/>
          <w:iCs/>
          <w:sz w:val="28"/>
          <w:szCs w:val="28"/>
        </w:rPr>
      </w:pPr>
      <w:r>
        <w:rPr>
          <w:rFonts w:ascii="Times New Roman" w:eastAsiaTheme="minorEastAsia" w:hAnsi="Times New Roman" w:cs="Times New Roman"/>
          <w:sz w:val="28"/>
          <w:szCs w:val="28"/>
        </w:rPr>
        <w:t>本发明</w:t>
      </w:r>
      <w:r w:rsidRPr="001D561C">
        <w:rPr>
          <w:rFonts w:ascii="Times New Roman" w:eastAsiaTheme="minorEastAsia" w:hAnsi="Times New Roman" w:cs="Times New Roman"/>
          <w:iCs/>
          <w:sz w:val="28"/>
          <w:szCs w:val="28"/>
        </w:rPr>
        <w:t>使用</w:t>
      </w:r>
      <w:proofErr w:type="spellStart"/>
      <w:r w:rsidRPr="001D561C">
        <w:rPr>
          <w:rFonts w:ascii="Times New Roman" w:eastAsiaTheme="minorEastAsia" w:hAnsi="Times New Roman" w:cs="Times New Roman"/>
          <w:iCs/>
          <w:sz w:val="28"/>
          <w:szCs w:val="28"/>
        </w:rPr>
        <w:t>DropEdge</w:t>
      </w:r>
      <w:proofErr w:type="spellEnd"/>
      <w:r w:rsidRPr="001D561C">
        <w:rPr>
          <w:rFonts w:ascii="Times New Roman" w:eastAsiaTheme="minorEastAsia" w:hAnsi="Times New Roman" w:cs="Times New Roman"/>
          <w:iCs/>
          <w:sz w:val="28"/>
          <w:szCs w:val="28"/>
        </w:rPr>
        <w:t>（丢弃法）来减少模型的过拟合，即在每个训练阶段，它都会从输入图中随机删除边，以一定的速率生成不同的变形副本。因此，这种方法增加了输入数据的随机性和多样性，就像随机旋转或翻转图像一样。形式上，假设图</w:t>
      </w:r>
      <w:r w:rsidRPr="001D561C">
        <w:rPr>
          <w:rFonts w:ascii="Times New Roman" w:eastAsiaTheme="minorEastAsia" w:hAnsi="Times New Roman" w:cs="Times New Roman"/>
          <w:iCs/>
          <w:sz w:val="28"/>
          <w:szCs w:val="28"/>
        </w:rPr>
        <w:t>A</w:t>
      </w:r>
      <w:r w:rsidRPr="001D561C">
        <w:rPr>
          <w:rFonts w:ascii="Times New Roman" w:eastAsiaTheme="minorEastAsia" w:hAnsi="Times New Roman" w:cs="Times New Roman"/>
          <w:iCs/>
          <w:sz w:val="28"/>
          <w:szCs w:val="28"/>
        </w:rPr>
        <w:t>中的总边数为</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e</m:t>
            </m:r>
          </m:sub>
        </m:sSub>
      </m:oMath>
      <w:r w:rsidRPr="001D561C">
        <w:rPr>
          <w:rFonts w:ascii="Times New Roman" w:eastAsiaTheme="minorEastAsia" w:hAnsi="Times New Roman" w:cs="Times New Roman"/>
          <w:iCs/>
          <w:sz w:val="28"/>
          <w:szCs w:val="28"/>
        </w:rPr>
        <w:t>，丢弃率为</w:t>
      </w:r>
      <w:r w:rsidRPr="001D561C">
        <w:rPr>
          <w:rFonts w:ascii="Times New Roman" w:eastAsiaTheme="minorEastAsia" w:hAnsi="Times New Roman" w:cs="Times New Roman"/>
          <w:iCs/>
          <w:sz w:val="28"/>
          <w:szCs w:val="28"/>
        </w:rPr>
        <w:t xml:space="preserve"> </w:t>
      </w:r>
      <m:oMath>
        <m:r>
          <w:rPr>
            <w:rFonts w:ascii="Cambria Math" w:eastAsiaTheme="minorEastAsia" w:hAnsi="Cambria Math" w:cs="Times New Roman"/>
            <w:sz w:val="28"/>
            <w:szCs w:val="28"/>
          </w:rPr>
          <m:t>d</m:t>
        </m:r>
      </m:oMath>
      <w:r w:rsidRPr="001D561C">
        <w:rPr>
          <w:rFonts w:ascii="Times New Roman" w:eastAsiaTheme="minorEastAsia" w:hAnsi="Times New Roman" w:cs="Times New Roman"/>
          <w:iCs/>
          <w:sz w:val="28"/>
          <w:szCs w:val="28"/>
        </w:rPr>
        <w:t>，则</w:t>
      </w:r>
      <w:r w:rsidRPr="001D561C">
        <w:rPr>
          <w:rFonts w:ascii="Times New Roman" w:eastAsiaTheme="minorEastAsia" w:hAnsi="Times New Roman" w:cs="Times New Roman"/>
          <w:iCs/>
          <w:sz w:val="28"/>
          <w:szCs w:val="28"/>
        </w:rPr>
        <w:t xml:space="preserve"> </w:t>
      </w:r>
      <w:proofErr w:type="spellStart"/>
      <w:r w:rsidRPr="001D561C">
        <w:rPr>
          <w:rFonts w:ascii="Times New Roman" w:eastAsiaTheme="minorEastAsia" w:hAnsi="Times New Roman" w:cs="Times New Roman"/>
          <w:iCs/>
          <w:sz w:val="28"/>
          <w:szCs w:val="28"/>
        </w:rPr>
        <w:t>DropEdge</w:t>
      </w:r>
      <w:proofErr w:type="spellEnd"/>
      <w:r w:rsidRPr="001D561C">
        <w:rPr>
          <w:rFonts w:ascii="Times New Roman" w:eastAsiaTheme="minorEastAsia" w:hAnsi="Times New Roman" w:cs="Times New Roman"/>
          <w:iCs/>
          <w:sz w:val="28"/>
          <w:szCs w:val="28"/>
        </w:rPr>
        <w:t xml:space="preserve"> </w:t>
      </w:r>
      <w:r w:rsidRPr="001D561C">
        <w:rPr>
          <w:rFonts w:ascii="Times New Roman" w:eastAsiaTheme="minorEastAsia" w:hAnsi="Times New Roman" w:cs="Times New Roman"/>
          <w:iCs/>
          <w:sz w:val="28"/>
          <w:szCs w:val="28"/>
        </w:rPr>
        <w:t>之后的邻接矩阵</w:t>
      </w:r>
      <m:oMath>
        <m:sSup>
          <m:sSupPr>
            <m:ctrlPr>
              <w:rPr>
                <w:rFonts w:ascii="Cambria Math" w:eastAsiaTheme="minorEastAsia" w:hAnsi="Cambria Math" w:cs="Times New Roman"/>
                <w:i/>
                <w:iCs/>
                <w:sz w:val="28"/>
                <w:szCs w:val="28"/>
              </w:rPr>
            </m:ctrlPr>
          </m:sSupPr>
          <m:e>
            <m:r>
              <m:rPr>
                <m:sty m:val="p"/>
              </m:rPr>
              <w:rPr>
                <w:rFonts w:ascii="Cambria Math" w:eastAsiaTheme="minorEastAsia" w:hAnsi="Cambria Math" w:cs="Times New Roman"/>
                <w:sz w:val="28"/>
                <w:szCs w:val="28"/>
              </w:rPr>
              <m:t>A</m:t>
            </m:r>
          </m:e>
          <m:sup>
            <m:r>
              <w:rPr>
                <w:rFonts w:ascii="Cambria Math" w:eastAsiaTheme="minorEastAsia" w:hAnsi="Cambria Math" w:cs="Times New Roman"/>
                <w:sz w:val="28"/>
                <w:szCs w:val="28"/>
              </w:rPr>
              <m:t>'</m:t>
            </m:r>
          </m:sup>
        </m:sSup>
      </m:oMath>
      <w:r w:rsidRPr="001D561C">
        <w:rPr>
          <w:rFonts w:ascii="Times New Roman" w:eastAsiaTheme="minorEastAsia" w:hAnsi="Times New Roman" w:cs="Times New Roman"/>
          <w:iCs/>
          <w:sz w:val="28"/>
          <w:szCs w:val="28"/>
        </w:rPr>
        <w:t>计算如下：</w:t>
      </w:r>
    </w:p>
    <w:p w14:paraId="5F1D505A" w14:textId="77777777" w:rsidR="00E014A1" w:rsidRPr="001D561C" w:rsidRDefault="00102F83" w:rsidP="00E014A1">
      <w:pPr>
        <w:widowControl w:val="0"/>
        <w:snapToGrid/>
        <w:spacing w:after="0" w:line="360" w:lineRule="auto"/>
        <w:ind w:firstLineChars="200" w:firstLine="560"/>
        <w:jc w:val="both"/>
        <w:textAlignment w:val="baseline"/>
        <w:rPr>
          <w:rFonts w:ascii="Times New Roman" w:eastAsiaTheme="minorEastAsia" w:hAnsi="Times New Roman" w:cs="Times New Roman"/>
          <w:iCs/>
          <w:sz w:val="28"/>
          <w:szCs w:val="28"/>
        </w:rPr>
      </w:pPr>
      <m:oMathPara>
        <m:oMath>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rPr>
            <m:t xml:space="preserve"> = A - </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drop</m:t>
              </m:r>
            </m:sub>
          </m:sSub>
        </m:oMath>
      </m:oMathPara>
    </w:p>
    <w:p w14:paraId="02A07094" w14:textId="77777777" w:rsidR="00E014A1" w:rsidRPr="001D561C" w:rsidRDefault="00E014A1" w:rsidP="00E014A1">
      <w:pPr>
        <w:widowControl w:val="0"/>
        <w:snapToGrid/>
        <w:spacing w:after="0" w:line="360" w:lineRule="auto"/>
        <w:ind w:firstLineChars="200" w:firstLine="560"/>
        <w:jc w:val="both"/>
        <w:textAlignment w:val="baseline"/>
        <w:rPr>
          <w:rFonts w:ascii="Times New Roman" w:eastAsiaTheme="minorEastAsia" w:hAnsi="Times New Roman" w:cs="Times New Roman"/>
          <w:kern w:val="2"/>
          <w:sz w:val="28"/>
          <w:szCs w:val="28"/>
        </w:rPr>
      </w:pPr>
      <w:r w:rsidRPr="001D561C">
        <w:rPr>
          <w:rFonts w:ascii="Times New Roman" w:eastAsiaTheme="minorEastAsia" w:hAnsi="Times New Roman" w:cs="Times New Roman"/>
          <w:kern w:val="2"/>
          <w:sz w:val="28"/>
          <w:szCs w:val="28"/>
        </w:rPr>
        <w:t>其中</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drop</m:t>
            </m:r>
          </m:sub>
        </m:sSub>
      </m:oMath>
      <w:r w:rsidRPr="001D561C">
        <w:rPr>
          <w:rFonts w:ascii="Times New Roman" w:eastAsiaTheme="minorEastAsia" w:hAnsi="Times New Roman" w:cs="Times New Roman"/>
          <w:iCs/>
          <w:sz w:val="28"/>
          <w:szCs w:val="28"/>
        </w:rPr>
        <w:t>是使用从原始边缘集中随机采样的</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e</m:t>
            </m:r>
          </m:sub>
        </m:sSub>
        <m:r>
          <w:rPr>
            <w:rFonts w:ascii="Cambria Math" w:eastAsiaTheme="minorEastAsia" w:hAnsi="Cambria Math" w:cs="Times New Roman"/>
            <w:sz w:val="28"/>
            <w:szCs w:val="28"/>
          </w:rPr>
          <m:t xml:space="preserve"> × d</m:t>
        </m:r>
      </m:oMath>
      <w:r w:rsidRPr="001D561C">
        <w:rPr>
          <w:rFonts w:ascii="Times New Roman" w:eastAsiaTheme="minorEastAsia" w:hAnsi="Times New Roman" w:cs="Times New Roman"/>
          <w:iCs/>
          <w:sz w:val="28"/>
          <w:szCs w:val="28"/>
        </w:rPr>
        <w:t>边构造的矩阵，</w:t>
      </w:r>
      <m:oMath>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m:t>
            </m:r>
          </m:sup>
        </m:sSup>
      </m:oMath>
      <w:r w:rsidRPr="001D561C">
        <w:rPr>
          <w:rFonts w:ascii="Times New Roman" w:eastAsiaTheme="minorEastAsia" w:hAnsi="Times New Roman" w:cs="Times New Roman"/>
          <w:iCs/>
          <w:sz w:val="28"/>
          <w:szCs w:val="28"/>
        </w:rPr>
        <w:t>是使用</w:t>
      </w:r>
      <w:proofErr w:type="spellStart"/>
      <w:r w:rsidRPr="001D561C">
        <w:rPr>
          <w:rFonts w:ascii="Times New Roman" w:eastAsiaTheme="minorEastAsia" w:hAnsi="Times New Roman" w:cs="Times New Roman"/>
          <w:iCs/>
          <w:sz w:val="28"/>
          <w:szCs w:val="28"/>
        </w:rPr>
        <w:t>DropEdge</w:t>
      </w:r>
      <w:proofErr w:type="spellEnd"/>
      <w:r w:rsidRPr="001D561C">
        <w:rPr>
          <w:rFonts w:ascii="Times New Roman" w:eastAsiaTheme="minorEastAsia" w:hAnsi="Times New Roman" w:cs="Times New Roman"/>
          <w:iCs/>
          <w:sz w:val="28"/>
          <w:szCs w:val="28"/>
        </w:rPr>
        <w:t>之后的邻接矩阵。</w:t>
      </w:r>
    </w:p>
    <w:p w14:paraId="1ABD1847" w14:textId="0F64D4C5" w:rsidR="00D2135B" w:rsidRDefault="00827445" w:rsidP="001D561C">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步骤</w:t>
      </w:r>
      <w:r w:rsidR="00E014A1">
        <w:rPr>
          <w:rFonts w:ascii="Times New Roman" w:eastAsiaTheme="minorEastAsia" w:hAnsi="Times New Roman" w:cs="Times New Roman" w:hint="eastAsia"/>
          <w:sz w:val="28"/>
          <w:szCs w:val="28"/>
        </w:rPr>
        <w:t>5</w:t>
      </w:r>
      <w:r w:rsidRPr="001D561C">
        <w:rPr>
          <w:rFonts w:ascii="Times New Roman" w:eastAsiaTheme="minorEastAsia" w:hAnsi="Times New Roman" w:cs="Times New Roman"/>
          <w:sz w:val="28"/>
          <w:szCs w:val="28"/>
        </w:rPr>
        <w:t>，基于双向树结构和星型结构的信息传输的</w:t>
      </w:r>
      <w:r w:rsidRPr="001D561C">
        <w:rPr>
          <w:rFonts w:ascii="Times New Roman" w:eastAsiaTheme="minorEastAsia" w:hAnsi="Times New Roman" w:cs="Times New Roman"/>
          <w:sz w:val="28"/>
          <w:szCs w:val="28"/>
        </w:rPr>
        <w:t>K</w:t>
      </w:r>
      <w:r w:rsidRPr="001D561C">
        <w:rPr>
          <w:rFonts w:ascii="Times New Roman" w:eastAsiaTheme="minorEastAsia" w:hAnsi="Times New Roman" w:cs="Times New Roman"/>
          <w:sz w:val="28"/>
          <w:szCs w:val="28"/>
        </w:rPr>
        <w:t>次迭代后，得到</w:t>
      </w:r>
      <w:r w:rsidR="00D2135B" w:rsidRPr="001D561C">
        <w:rPr>
          <w:rFonts w:ascii="Times New Roman" w:eastAsiaTheme="minorEastAsia" w:hAnsi="Times New Roman" w:cs="Times New Roman"/>
          <w:sz w:val="28"/>
          <w:szCs w:val="28"/>
          <w:lang w:val="zh-CN"/>
        </w:rPr>
        <w:t>对话嵌入结果和证据嵌入结果</w:t>
      </w:r>
      <w:r w:rsidRPr="001D561C">
        <w:rPr>
          <w:rFonts w:ascii="Times New Roman" w:eastAsiaTheme="minorEastAsia" w:hAnsi="Times New Roman" w:cs="Times New Roman"/>
          <w:sz w:val="28"/>
          <w:szCs w:val="28"/>
        </w:rPr>
        <w:t>的最终表示</w:t>
      </w:r>
      <w:r w:rsidR="00D2135B">
        <w:rPr>
          <w:rFonts w:ascii="Times New Roman" w:eastAsiaTheme="minorEastAsia" w:hAnsi="Times New Roman" w:cs="Times New Roman" w:hint="eastAsia"/>
          <w:sz w:val="28"/>
          <w:szCs w:val="28"/>
        </w:rPr>
        <w:t>，</w:t>
      </w:r>
      <w:r w:rsidR="00D2135B">
        <w:rPr>
          <w:rFonts w:ascii="Times New Roman" w:eastAsiaTheme="minorEastAsia" w:hAnsi="Times New Roman" w:cs="Times New Roman"/>
          <w:sz w:val="28"/>
          <w:szCs w:val="28"/>
        </w:rPr>
        <w:t>如下：</w:t>
      </w:r>
    </w:p>
    <w:p w14:paraId="625D2BCC" w14:textId="77777777" w:rsidR="00D2135B" w:rsidRPr="001D561C" w:rsidRDefault="00D2135B" w:rsidP="00D2135B">
      <w:pPr>
        <w:widowControl w:val="0"/>
        <w:snapToGrid/>
        <w:spacing w:after="0" w:line="360" w:lineRule="auto"/>
        <w:ind w:firstLineChars="200" w:firstLine="560"/>
        <w:jc w:val="both"/>
        <w:textAlignment w:val="baseline"/>
        <w:rPr>
          <w:rFonts w:ascii="Times New Roman" w:eastAsiaTheme="minorEastAsia" w:hAnsi="Times New Roman" w:cs="Times New Roman"/>
          <w:kern w:val="2"/>
          <w:sz w:val="28"/>
          <w:szCs w:val="28"/>
        </w:rPr>
      </w:pPr>
      <m:oMathPara>
        <m:oMath>
          <m:r>
            <w:rPr>
              <w:rFonts w:ascii="Cambria Math" w:eastAsiaTheme="minorEastAsia" w:hAnsi="Cambria Math" w:cs="Times New Roman"/>
              <w:sz w:val="28"/>
              <w:szCs w:val="28"/>
            </w:rPr>
            <m:t>p←</m:t>
          </m:r>
          <m:sSubSup>
            <m:sSubSupPr>
              <m:ctrlPr>
                <w:rPr>
                  <w:rFonts w:ascii="Cambria Math" w:eastAsiaTheme="minorEastAsia" w:hAnsi="Cambria Math" w:cs="Times New Roman"/>
                  <w:i/>
                  <w:sz w:val="28"/>
                  <w:szCs w:val="28"/>
                </w:rPr>
              </m:ctrlPr>
            </m:sSubSupPr>
            <m:e>
              <m:r>
                <w:rPr>
                  <w:rFonts w:ascii="Cambria Math" w:eastAsia="MS Gothic" w:hAnsi="Cambria Math" w:cs="Times New Roman"/>
                  <w:sz w:val="28"/>
                  <w:szCs w:val="28"/>
                </w:rPr>
                <m:t>h</m:t>
              </m:r>
            </m:e>
            <m: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v</m:t>
                  </m:r>
                </m:sub>
              </m:sSub>
            </m:sub>
            <m:sup>
              <m:r>
                <w:rPr>
                  <w:rFonts w:ascii="Cambria Math" w:eastAsiaTheme="minorEastAsia" w:hAnsi="Cambria Math" w:cs="Times New Roman"/>
                  <w:sz w:val="28"/>
                  <w:szCs w:val="28"/>
                </w:rPr>
                <m:t>k</m:t>
              </m:r>
            </m:sup>
          </m:sSubSup>
          <m:r>
            <w:rPr>
              <w:rFonts w:ascii="Cambria Math" w:eastAsiaTheme="minorEastAsia" w:hAnsi="Cambria Math" w:cs="Times New Roman"/>
              <w:sz w:val="28"/>
              <w:szCs w:val="28"/>
            </w:rPr>
            <m:t xml:space="preserve">,∀v ∈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p</m:t>
              </m:r>
            </m:sub>
          </m:sSub>
        </m:oMath>
      </m:oMathPara>
    </w:p>
    <w:p w14:paraId="2B661896" w14:textId="77777777" w:rsidR="00D2135B" w:rsidRPr="001D561C" w:rsidRDefault="00D2135B" w:rsidP="00D2135B">
      <w:pPr>
        <w:widowControl w:val="0"/>
        <w:snapToGrid/>
        <w:spacing w:after="0" w:line="360" w:lineRule="auto"/>
        <w:ind w:firstLineChars="200" w:firstLine="560"/>
        <w:jc w:val="both"/>
        <w:textAlignment w:val="baseline"/>
        <w:rPr>
          <w:rFonts w:ascii="Times New Roman" w:eastAsiaTheme="minorEastAsia" w:hAnsi="Times New Roman" w:cs="Times New Roman"/>
          <w:i/>
          <w:sz w:val="28"/>
          <w:szCs w:val="28"/>
        </w:rPr>
      </w:pPr>
      <m:oMathPara>
        <m:oMath>
          <m:r>
            <w:rPr>
              <w:rFonts w:ascii="Cambria Math" w:eastAsiaTheme="minorEastAsia" w:hAnsi="Cambria Math" w:cs="Times New Roman"/>
              <w:sz w:val="28"/>
              <w:szCs w:val="28"/>
            </w:rPr>
            <m:t>e←</m:t>
          </m:r>
          <m:sSubSup>
            <m:sSubSupPr>
              <m:ctrlPr>
                <w:rPr>
                  <w:rFonts w:ascii="Cambria Math" w:eastAsiaTheme="minorEastAsia" w:hAnsi="Cambria Math" w:cs="Times New Roman"/>
                  <w:i/>
                  <w:sz w:val="28"/>
                  <w:szCs w:val="28"/>
                </w:rPr>
              </m:ctrlPr>
            </m:sSubSupPr>
            <m:e>
              <m:r>
                <w:rPr>
                  <w:rFonts w:ascii="Cambria Math" w:eastAsia="MS Gothic" w:hAnsi="Cambria Math" w:cs="Times New Roman"/>
                  <w:sz w:val="28"/>
                  <w:szCs w:val="28"/>
                </w:rPr>
                <m:t>h</m:t>
              </m:r>
            </m:e>
            <m: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v</m:t>
                  </m:r>
                </m:sub>
              </m:sSub>
            </m:sub>
            <m:sup>
              <m:r>
                <w:rPr>
                  <w:rFonts w:ascii="Cambria Math" w:eastAsiaTheme="minorEastAsia" w:hAnsi="Cambria Math" w:cs="Times New Roman"/>
                  <w:sz w:val="28"/>
                  <w:szCs w:val="28"/>
                </w:rPr>
                <m:t>k</m:t>
              </m:r>
            </m:sup>
          </m:sSubSup>
          <m:r>
            <w:rPr>
              <w:rFonts w:ascii="Cambria Math" w:eastAsiaTheme="minorEastAsia" w:hAnsi="Cambria Math" w:cs="Times New Roman"/>
              <w:sz w:val="28"/>
              <w:szCs w:val="28"/>
            </w:rPr>
            <m:t xml:space="preserve">,∀v ∈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e</m:t>
              </m:r>
            </m:sub>
          </m:sSub>
        </m:oMath>
      </m:oMathPara>
    </w:p>
    <w:p w14:paraId="648FD43D" w14:textId="77777777" w:rsidR="00D2135B" w:rsidRDefault="00D2135B" w:rsidP="001D561C">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其中</w:t>
      </w:r>
      <m:oMath>
        <m:r>
          <w:rPr>
            <w:rFonts w:ascii="Cambria Math" w:eastAsiaTheme="minorEastAsia" w:hAnsi="Cambria Math" w:cs="Times New Roman"/>
            <w:sz w:val="28"/>
            <w:szCs w:val="28"/>
          </w:rPr>
          <m:t>p</m:t>
        </m:r>
      </m:oMath>
      <w:r w:rsidRPr="001D561C">
        <w:rPr>
          <w:rFonts w:ascii="Times New Roman" w:eastAsiaTheme="minorEastAsia" w:hAnsi="Times New Roman" w:cs="Times New Roman"/>
          <w:sz w:val="28"/>
          <w:szCs w:val="28"/>
        </w:rPr>
        <w:t xml:space="preserve"> ,</w:t>
      </w:r>
      <w:r w:rsidRPr="001D561C">
        <w:rPr>
          <w:rFonts w:ascii="Times New Roman" w:eastAsiaTheme="minorEastAsia" w:hAnsi="Times New Roman" w:cs="Times New Roman"/>
          <w:i/>
          <w:sz w:val="28"/>
          <w:szCs w:val="28"/>
        </w:rPr>
        <w:t xml:space="preserve"> </w:t>
      </w:r>
      <m:oMath>
        <m:r>
          <w:rPr>
            <w:rFonts w:ascii="Cambria Math" w:eastAsiaTheme="minorEastAsia" w:hAnsi="Cambria Math" w:cs="Times New Roman"/>
            <w:sz w:val="28"/>
            <w:szCs w:val="28"/>
          </w:rPr>
          <m:t>e</m:t>
        </m:r>
      </m:oMath>
      <w:r w:rsidRPr="001D561C">
        <w:rPr>
          <w:rFonts w:ascii="Times New Roman" w:eastAsiaTheme="minorEastAsia" w:hAnsi="Times New Roman" w:cs="Times New Roman"/>
          <w:sz w:val="28"/>
          <w:szCs w:val="28"/>
        </w:rPr>
        <w:t xml:space="preserve"> </w:t>
      </w:r>
      <w:r w:rsidRPr="001D561C">
        <w:rPr>
          <w:rFonts w:ascii="Times New Roman" w:eastAsiaTheme="minorEastAsia" w:hAnsi="Times New Roman" w:cs="Times New Roman"/>
          <w:sz w:val="28"/>
          <w:szCs w:val="28"/>
        </w:rPr>
        <w:t>是第</w:t>
      </w:r>
      <w:proofErr w:type="spellStart"/>
      <w:r w:rsidRPr="00D2135B">
        <w:rPr>
          <w:rFonts w:ascii="Times New Roman" w:eastAsiaTheme="minorEastAsia" w:hAnsi="Times New Roman" w:cs="Times New Roman"/>
          <w:i/>
          <w:sz w:val="28"/>
          <w:szCs w:val="28"/>
        </w:rPr>
        <w:t>i</w:t>
      </w:r>
      <w:proofErr w:type="spellEnd"/>
      <w:proofErr w:type="gramStart"/>
      <w:r w:rsidRPr="001D561C">
        <w:rPr>
          <w:rFonts w:ascii="Times New Roman" w:eastAsiaTheme="minorEastAsia" w:hAnsi="Times New Roman" w:cs="Times New Roman"/>
          <w:sz w:val="28"/>
          <w:szCs w:val="28"/>
        </w:rPr>
        <w:t>个</w:t>
      </w:r>
      <w:proofErr w:type="gramEnd"/>
      <w:r w:rsidRPr="001D561C">
        <w:rPr>
          <w:rFonts w:ascii="Times New Roman" w:eastAsiaTheme="minorEastAsia" w:hAnsi="Times New Roman" w:cs="Times New Roman"/>
          <w:sz w:val="28"/>
          <w:szCs w:val="28"/>
        </w:rPr>
        <w:t>事件的答复和证据。</w:t>
      </w:r>
    </w:p>
    <w:p w14:paraId="2EC5F1D7" w14:textId="10BECC69" w:rsidR="00C31A68" w:rsidRPr="001D561C" w:rsidRDefault="00414D8C" w:rsidP="00C31A68">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Pr>
          <w:rFonts w:ascii="Times New Roman" w:eastAsiaTheme="minorEastAsia" w:hAnsi="Times New Roman" w:cs="Times New Roman"/>
          <w:sz w:val="28"/>
          <w:szCs w:val="28"/>
        </w:rPr>
        <w:t>由于</w:t>
      </w:r>
      <w:r w:rsidRPr="00D061CD">
        <w:rPr>
          <w:rFonts w:ascii="Times New Roman" w:eastAsiaTheme="minorEastAsia" w:hAnsi="Times New Roman" w:cs="Times New Roman" w:hint="eastAsia"/>
          <w:sz w:val="28"/>
          <w:szCs w:val="28"/>
        </w:rPr>
        <w:t>每迭代一次，两个图信息结构就更新一次参数</w:t>
      </w:r>
      <w:r>
        <w:rPr>
          <w:rFonts w:ascii="Times New Roman" w:eastAsiaTheme="minorEastAsia" w:hAnsi="Times New Roman" w:cs="Times New Roman" w:hint="eastAsia"/>
          <w:sz w:val="28"/>
          <w:szCs w:val="28"/>
        </w:rPr>
        <w:t>。因此，</w:t>
      </w:r>
      <w:r w:rsidR="00D2135B">
        <w:rPr>
          <w:rFonts w:ascii="Times New Roman" w:eastAsiaTheme="minorEastAsia" w:hAnsi="Times New Roman" w:cs="Times New Roman"/>
          <w:sz w:val="28"/>
          <w:szCs w:val="28"/>
        </w:rPr>
        <w:t>利用最大聚合器</w:t>
      </w:r>
      <w:r w:rsidR="00D2135B" w:rsidRPr="001D561C">
        <w:rPr>
          <w:rFonts w:ascii="Times New Roman" w:eastAsiaTheme="minorEastAsia" w:hAnsi="Times New Roman" w:cs="Times New Roman"/>
          <w:sz w:val="28"/>
          <w:szCs w:val="28"/>
        </w:rPr>
        <w:t>将信息聚合成固定大小</w:t>
      </w:r>
      <w:r w:rsidR="00D2135B">
        <w:rPr>
          <w:rFonts w:ascii="Times New Roman" w:eastAsiaTheme="minorEastAsia" w:hAnsi="Times New Roman" w:cs="Times New Roman"/>
          <w:sz w:val="28"/>
          <w:szCs w:val="28"/>
        </w:rPr>
        <w:t>，</w:t>
      </w:r>
      <w:r w:rsidR="00D2135B" w:rsidRPr="001D561C">
        <w:rPr>
          <w:rFonts w:ascii="Times New Roman" w:eastAsiaTheme="minorEastAsia" w:hAnsi="Times New Roman" w:cs="Times New Roman"/>
          <w:sz w:val="28"/>
          <w:szCs w:val="28"/>
        </w:rPr>
        <w:t>再</w:t>
      </w:r>
      <w:r w:rsidR="00C31A68">
        <w:rPr>
          <w:rFonts w:ascii="Times New Roman" w:eastAsiaTheme="minorEastAsia" w:hAnsi="Times New Roman" w:cs="Times New Roman"/>
          <w:sz w:val="28"/>
          <w:szCs w:val="28"/>
        </w:rPr>
        <w:t>将这两部分的信息连接在一起，然后传递到多层感知机中进行最终预测</w:t>
      </w:r>
      <w:r w:rsidR="00C64DA1" w:rsidRPr="001D561C">
        <w:rPr>
          <w:rFonts w:ascii="Times New Roman" w:eastAsiaTheme="minorEastAsia" w:hAnsi="Times New Roman" w:cs="Times New Roman" w:hint="eastAsia"/>
          <w:sz w:val="28"/>
          <w:szCs w:val="28"/>
        </w:rPr>
        <w:t>，</w:t>
      </w:r>
      <w:r w:rsidR="00C64DA1">
        <w:rPr>
          <w:rFonts w:ascii="Times New Roman" w:eastAsiaTheme="minorEastAsia" w:hAnsi="Times New Roman" w:cs="Times New Roman" w:hint="eastAsia"/>
          <w:sz w:val="28"/>
          <w:szCs w:val="28"/>
        </w:rPr>
        <w:t>得到谣言标签和证据解释</w:t>
      </w:r>
      <w:r w:rsidR="00C31A68">
        <w:rPr>
          <w:rFonts w:ascii="Times New Roman" w:eastAsiaTheme="minorEastAsia" w:hAnsi="Times New Roman" w:cs="Times New Roman"/>
          <w:sz w:val="28"/>
          <w:szCs w:val="28"/>
        </w:rPr>
        <w:t>，</w:t>
      </w:r>
      <w:r w:rsidR="00C31A68" w:rsidRPr="001D561C">
        <w:rPr>
          <w:rFonts w:ascii="Times New Roman" w:eastAsiaTheme="minorEastAsia" w:hAnsi="Times New Roman" w:cs="Times New Roman"/>
          <w:sz w:val="28"/>
          <w:szCs w:val="28"/>
        </w:rPr>
        <w:t>公式如下：</w:t>
      </w:r>
    </w:p>
    <w:p w14:paraId="3D6040E9" w14:textId="77777777" w:rsidR="00C31A68" w:rsidRPr="001D561C" w:rsidRDefault="00102F83" w:rsidP="00C31A68">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m:oMathPara>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r</m:t>
              </m:r>
            </m:sub>
          </m:sSub>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Softmax</m:t>
          </m:r>
          <m:d>
            <m:dPr>
              <m:begChr m:val="（"/>
              <m:endChr m:val="）"/>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V</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p</m:t>
              </m:r>
              <m:r>
                <m:rPr>
                  <m:sty m:val="p"/>
                </m:rP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rPr>
                <m:t>e</m:t>
              </m:r>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y</m:t>
                  </m:r>
                </m:sub>
              </m:sSub>
            </m:e>
          </m:d>
        </m:oMath>
      </m:oMathPara>
    </w:p>
    <w:p w14:paraId="6C85B99B" w14:textId="30A6FAE5" w:rsidR="00827445" w:rsidRPr="001D561C" w:rsidRDefault="00C31A68" w:rsidP="00C31A68">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hint="eastAsia"/>
          <w:iCs/>
          <w:sz w:val="28"/>
          <w:szCs w:val="28"/>
        </w:rPr>
        <w:t>其中</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r</m:t>
            </m:r>
          </m:sub>
        </m:sSub>
      </m:oMath>
      <w:r w:rsidRPr="001D561C">
        <w:rPr>
          <w:rFonts w:ascii="Times New Roman" w:eastAsiaTheme="minorEastAsia" w:hAnsi="Times New Roman" w:cs="Times New Roman" w:hint="eastAsia"/>
          <w:iCs/>
          <w:sz w:val="28"/>
          <w:szCs w:val="28"/>
        </w:rPr>
        <w:t>是谣言预测标签，</w:t>
      </w:r>
      <m:oMath>
        <m:r>
          <w:rPr>
            <w:rFonts w:ascii="Cambria Math" w:eastAsiaTheme="minorEastAsia" w:hAnsi="Cambria Math" w:cs="Times New Roman"/>
            <w:sz w:val="28"/>
            <w:szCs w:val="28"/>
          </w:rPr>
          <m:t>p</m:t>
        </m:r>
      </m:oMath>
      <w:r w:rsidRPr="001D561C">
        <w:rPr>
          <w:rFonts w:ascii="Times New Roman" w:eastAsiaTheme="minorEastAsia" w:hAnsi="Times New Roman" w:cs="Times New Roman"/>
          <w:iCs/>
          <w:sz w:val="28"/>
          <w:szCs w:val="28"/>
        </w:rPr>
        <w:t xml:space="preserve">, </w:t>
      </w:r>
      <m:oMath>
        <m:r>
          <w:rPr>
            <w:rFonts w:ascii="Cambria Math" w:eastAsiaTheme="minorEastAsia" w:hAnsi="Cambria Math" w:cs="Times New Roman"/>
            <w:sz w:val="28"/>
            <w:szCs w:val="28"/>
          </w:rPr>
          <m:t>e</m:t>
        </m:r>
      </m:oMath>
      <w:r w:rsidRPr="001D561C">
        <w:rPr>
          <w:rFonts w:ascii="Times New Roman" w:eastAsiaTheme="minorEastAsia" w:hAnsi="Times New Roman" w:cs="Times New Roman" w:hint="eastAsia"/>
          <w:iCs/>
          <w:sz w:val="28"/>
          <w:szCs w:val="28"/>
        </w:rPr>
        <w:t>是第与</w:t>
      </w:r>
      <w:r>
        <w:rPr>
          <w:rFonts w:ascii="Times New Roman" w:eastAsiaTheme="minorEastAsia" w:hAnsi="Times New Roman" w:cs="Times New Roman" w:hint="eastAsia"/>
          <w:iCs/>
          <w:sz w:val="28"/>
          <w:szCs w:val="28"/>
        </w:rPr>
        <w:t>源帖子</w:t>
      </w:r>
      <w:r w:rsidRPr="001D561C">
        <w:rPr>
          <w:rFonts w:ascii="Times New Roman" w:eastAsiaTheme="minorEastAsia" w:hAnsi="Times New Roman" w:cs="Times New Roman" w:hint="eastAsia"/>
          <w:iCs/>
          <w:sz w:val="28"/>
          <w:szCs w:val="28"/>
        </w:rPr>
        <w:t>相关的第</w:t>
      </w:r>
      <w:r w:rsidRPr="001D561C">
        <w:rPr>
          <w:rFonts w:ascii="Times New Roman" w:eastAsiaTheme="minorEastAsia" w:hAnsi="Times New Roman" w:cs="Times New Roman"/>
          <w:iCs/>
          <w:sz w:val="28"/>
          <w:szCs w:val="28"/>
        </w:rPr>
        <w:t xml:space="preserve"> </w:t>
      </w:r>
      <w:proofErr w:type="spellStart"/>
      <w:r w:rsidRPr="00414D8C">
        <w:rPr>
          <w:rFonts w:ascii="Times New Roman" w:eastAsiaTheme="minorEastAsia" w:hAnsi="Times New Roman" w:cs="Times New Roman"/>
          <w:i/>
          <w:iCs/>
          <w:sz w:val="28"/>
          <w:szCs w:val="28"/>
        </w:rPr>
        <w:t>i</w:t>
      </w:r>
      <w:proofErr w:type="spellEnd"/>
      <w:r w:rsidRPr="001D561C">
        <w:rPr>
          <w:rFonts w:ascii="Times New Roman" w:eastAsiaTheme="minorEastAsia" w:hAnsi="Times New Roman" w:cs="Times New Roman"/>
          <w:iCs/>
          <w:sz w:val="28"/>
          <w:szCs w:val="28"/>
        </w:rPr>
        <w:t xml:space="preserve"> </w:t>
      </w:r>
      <w:proofErr w:type="gramStart"/>
      <w:r w:rsidRPr="001D561C">
        <w:rPr>
          <w:rFonts w:ascii="Times New Roman" w:eastAsiaTheme="minorEastAsia" w:hAnsi="Times New Roman" w:cs="Times New Roman" w:hint="eastAsia"/>
          <w:iCs/>
          <w:sz w:val="28"/>
          <w:szCs w:val="28"/>
        </w:rPr>
        <w:t>个</w:t>
      </w:r>
      <w:proofErr w:type="gramEnd"/>
      <w:r w:rsidRPr="001D561C">
        <w:rPr>
          <w:rFonts w:ascii="Times New Roman" w:eastAsiaTheme="minorEastAsia" w:hAnsi="Times New Roman" w:cs="Times New Roman" w:hint="eastAsia"/>
          <w:iCs/>
          <w:sz w:val="28"/>
          <w:szCs w:val="28"/>
        </w:rPr>
        <w:t>事件的答复和证据，</w:t>
      </w:r>
      <m:oMath>
        <m:r>
          <w:rPr>
            <w:rFonts w:ascii="Cambria Math" w:eastAsiaTheme="minorEastAsia" w:hAnsi="Cambria Math" w:cs="Times New Roman"/>
            <w:sz w:val="28"/>
            <w:szCs w:val="28"/>
          </w:rPr>
          <m:t>V</m:t>
        </m:r>
      </m:oMath>
      <w:r w:rsidRPr="001D561C">
        <w:rPr>
          <w:rFonts w:ascii="Times New Roman" w:eastAsiaTheme="minorEastAsia" w:hAnsi="Times New Roman" w:cs="Times New Roman" w:hint="eastAsia"/>
          <w:iCs/>
          <w:sz w:val="28"/>
          <w:szCs w:val="28"/>
        </w:rPr>
        <w:t>和</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y</m:t>
            </m:r>
          </m:sub>
        </m:sSub>
      </m:oMath>
      <w:r w:rsidRPr="001D561C">
        <w:rPr>
          <w:rFonts w:ascii="Times New Roman" w:eastAsiaTheme="minorEastAsia" w:hAnsi="Times New Roman" w:cs="Times New Roman" w:hint="eastAsia"/>
          <w:iCs/>
          <w:sz w:val="28"/>
          <w:szCs w:val="28"/>
        </w:rPr>
        <w:t>是多层感知机输出层中的参数。</w:t>
      </w:r>
    </w:p>
    <w:p w14:paraId="26F9CC42" w14:textId="5F8ED32E" w:rsidR="00AF18CA" w:rsidRDefault="00AF18CA" w:rsidP="00AF18CA">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步骤</w:t>
      </w:r>
      <w:r w:rsidR="000568FE">
        <w:rPr>
          <w:rFonts w:ascii="Times New Roman" w:eastAsiaTheme="minorEastAsia" w:hAnsi="Times New Roman" w:cs="Times New Roman" w:hint="eastAsia"/>
          <w:sz w:val="28"/>
          <w:szCs w:val="28"/>
        </w:rPr>
        <w:t>6</w:t>
      </w:r>
      <w:r w:rsidRPr="001D561C">
        <w:rPr>
          <w:rFonts w:ascii="Times New Roman" w:eastAsiaTheme="minorEastAsia" w:hAnsi="Times New Roman" w:cs="Times New Roman"/>
          <w:sz w:val="28"/>
          <w:szCs w:val="28"/>
        </w:rPr>
        <w:t>，</w:t>
      </w:r>
      <w:r w:rsidRPr="001D561C">
        <w:rPr>
          <w:rFonts w:ascii="Times New Roman" w:eastAsiaTheme="minorEastAsia" w:hAnsi="Times New Roman" w:cs="Times New Roman" w:hint="eastAsia"/>
          <w:sz w:val="28"/>
          <w:szCs w:val="28"/>
        </w:rPr>
        <w:t>利用该模型</w:t>
      </w:r>
      <w:r>
        <w:rPr>
          <w:rFonts w:ascii="Times New Roman" w:eastAsiaTheme="minorEastAsia" w:hAnsi="Times New Roman" w:cs="Times New Roman" w:hint="eastAsia"/>
          <w:sz w:val="28"/>
          <w:szCs w:val="28"/>
        </w:rPr>
        <w:t>，即可</w:t>
      </w:r>
      <w:r w:rsidRPr="001D561C">
        <w:rPr>
          <w:rFonts w:ascii="Times New Roman" w:eastAsiaTheme="minorEastAsia" w:hAnsi="Times New Roman" w:cs="Times New Roman" w:hint="eastAsia"/>
          <w:sz w:val="28"/>
          <w:szCs w:val="28"/>
        </w:rPr>
        <w:t>进行蒙古语谣言检测并得到分类标签和证据解释。</w:t>
      </w:r>
    </w:p>
    <w:p w14:paraId="699E24C6" w14:textId="5CDA58C3" w:rsidR="00B818B3" w:rsidRDefault="00B818B3" w:rsidP="00B818B3">
      <w:pPr>
        <w:widowControl w:val="0"/>
        <w:snapToGrid/>
        <w:spacing w:after="0" w:line="360" w:lineRule="auto"/>
        <w:ind w:firstLine="560"/>
        <w:jc w:val="both"/>
        <w:textAlignment w:val="baseline"/>
        <w:rPr>
          <w:rFonts w:ascii="Times New Roman" w:eastAsiaTheme="minorEastAsia" w:hAnsi="Times New Roman" w:cs="Times New Roman"/>
          <w:sz w:val="28"/>
          <w:szCs w:val="20"/>
        </w:rPr>
      </w:pPr>
      <w:r>
        <w:rPr>
          <w:rFonts w:ascii="Times New Roman" w:eastAsiaTheme="minorEastAsia" w:hAnsi="Times New Roman" w:cs="Times New Roman" w:hint="eastAsia"/>
          <w:sz w:val="28"/>
          <w:szCs w:val="28"/>
        </w:rPr>
        <w:t>例如，</w:t>
      </w:r>
      <w:r w:rsidRPr="008D23B5">
        <w:rPr>
          <w:rFonts w:ascii="Times New Roman" w:eastAsiaTheme="minorEastAsia" w:hAnsi="Times New Roman" w:cs="Times New Roman" w:hint="eastAsia"/>
          <w:sz w:val="28"/>
          <w:szCs w:val="28"/>
        </w:rPr>
        <w:t>对于声明“</w:t>
      </w:r>
      <w:del w:id="1" w:author="司 赟" w:date="2022-06-27T09:54:00Z">
        <w:r w:rsidRPr="001D561C" w:rsidDel="00C72444">
          <w:rPr>
            <w:rFonts w:ascii="Mongolian Baiti" w:eastAsiaTheme="minorEastAsia" w:hAnsi="Mongolian Baiti" w:cs="Mongolian Baiti" w:hint="cs"/>
            <w:sz w:val="28"/>
            <w:szCs w:val="28"/>
          </w:rPr>
          <w:delText>ᠵ</w:delText>
        </w:r>
      </w:del>
      <w:proofErr w:type="spellStart"/>
      <w:ins w:id="2" w:author="司 赟" w:date="2022-06-27T09:54:00Z">
        <w:r w:rsidR="00C72444">
          <w:rPr>
            <w:rFonts w:ascii="Mongolian Baiti" w:hAnsi="Mongolian Baiti" w:cs="Mongolian Baiti"/>
            <w:color w:val="000000"/>
            <w:sz w:val="27"/>
            <w:szCs w:val="27"/>
            <w:shd w:val="clear" w:color="auto" w:fill="F0F0F0"/>
          </w:rPr>
          <w:t>ᠵᠠᠩ</w:t>
        </w:r>
        <w:proofErr w:type="spellEnd"/>
        <w:r w:rsidR="00C72444">
          <w:rPr>
            <w:rFonts w:ascii="mongolian" w:hAnsi="mongolian"/>
            <w:color w:val="000000"/>
            <w:sz w:val="27"/>
            <w:szCs w:val="27"/>
            <w:shd w:val="clear" w:color="auto" w:fill="F0F0F0"/>
          </w:rPr>
          <w:t xml:space="preserve"> </w:t>
        </w:r>
        <w:proofErr w:type="spellStart"/>
        <w:r w:rsidR="00C72444">
          <w:rPr>
            <w:rFonts w:ascii="Mongolian Baiti" w:hAnsi="Mongolian Baiti" w:cs="Mongolian Baiti"/>
            <w:color w:val="000000"/>
            <w:sz w:val="27"/>
            <w:szCs w:val="27"/>
            <w:shd w:val="clear" w:color="auto" w:fill="F0F0F0"/>
          </w:rPr>
          <w:t>ᠰᠠᠨ</w:t>
        </w:r>
        <w:proofErr w:type="spellEnd"/>
        <w:r w:rsidR="00C72444">
          <w:rPr>
            <w:rFonts w:ascii="mongolian" w:hAnsi="mongolian"/>
            <w:color w:val="000000"/>
            <w:sz w:val="27"/>
            <w:szCs w:val="27"/>
            <w:shd w:val="clear" w:color="auto" w:fill="F0F0F0"/>
          </w:rPr>
          <w:t xml:space="preserve"> </w:t>
        </w:r>
        <w:proofErr w:type="spellStart"/>
        <w:r w:rsidR="00C72444">
          <w:rPr>
            <w:rFonts w:ascii="Mongolian Baiti" w:hAnsi="Mongolian Baiti" w:cs="Mongolian Baiti"/>
            <w:color w:val="000000"/>
            <w:sz w:val="27"/>
            <w:szCs w:val="27"/>
            <w:shd w:val="clear" w:color="auto" w:fill="F0F0F0"/>
          </w:rPr>
          <w:t>ᠪᠣᠯ</w:t>
        </w:r>
        <w:proofErr w:type="spellEnd"/>
        <w:r w:rsidR="00C72444">
          <w:rPr>
            <w:rFonts w:ascii="mongolian" w:hAnsi="mongolian"/>
            <w:color w:val="000000"/>
            <w:sz w:val="27"/>
            <w:szCs w:val="27"/>
            <w:shd w:val="clear" w:color="auto" w:fill="F0F0F0"/>
          </w:rPr>
          <w:t xml:space="preserve"> </w:t>
        </w:r>
        <w:proofErr w:type="spellStart"/>
        <w:r w:rsidR="00C72444">
          <w:rPr>
            <w:rFonts w:ascii="Mongolian Baiti" w:hAnsi="Mongolian Baiti" w:cs="Mongolian Baiti"/>
            <w:color w:val="000000"/>
            <w:sz w:val="27"/>
            <w:szCs w:val="27"/>
            <w:shd w:val="clear" w:color="auto" w:fill="F0F0F0"/>
          </w:rPr>
          <w:t>ᠳᠤᠮᠳᠠᠳᠤ</w:t>
        </w:r>
        <w:proofErr w:type="spellEnd"/>
        <w:r w:rsidR="00C72444">
          <w:rPr>
            <w:rFonts w:ascii="mongolian" w:hAnsi="mongolian"/>
            <w:color w:val="000000"/>
            <w:sz w:val="27"/>
            <w:szCs w:val="27"/>
            <w:shd w:val="clear" w:color="auto" w:fill="F0F0F0"/>
          </w:rPr>
          <w:t xml:space="preserve"> </w:t>
        </w:r>
        <w:proofErr w:type="spellStart"/>
        <w:r w:rsidR="00C72444">
          <w:rPr>
            <w:rFonts w:ascii="Mongolian Baiti" w:hAnsi="Mongolian Baiti" w:cs="Mongolian Baiti"/>
            <w:color w:val="000000"/>
            <w:sz w:val="27"/>
            <w:szCs w:val="27"/>
            <w:shd w:val="clear" w:color="auto" w:fill="F0F0F0"/>
          </w:rPr>
          <w:t>ᠤᠯᠤᠰ</w:t>
        </w:r>
        <w:proofErr w:type="spellEnd"/>
        <w:r w:rsidR="00C72444">
          <w:rPr>
            <w:rFonts w:ascii="mongolian" w:hAnsi="mongolian"/>
            <w:color w:val="000000"/>
            <w:sz w:val="27"/>
            <w:szCs w:val="27"/>
            <w:shd w:val="clear" w:color="auto" w:fill="F0F0F0"/>
          </w:rPr>
          <w:t> </w:t>
        </w:r>
        <w:proofErr w:type="spellStart"/>
        <w:r w:rsidR="00C72444">
          <w:rPr>
            <w:rFonts w:ascii="Mongolian Baiti" w:hAnsi="Mongolian Baiti" w:cs="Mongolian Baiti"/>
            <w:color w:val="000000"/>
            <w:sz w:val="27"/>
            <w:szCs w:val="27"/>
            <w:shd w:val="clear" w:color="auto" w:fill="F0F0F0"/>
          </w:rPr>
          <w:t>ᠤᠨ</w:t>
        </w:r>
        <w:proofErr w:type="spellEnd"/>
        <w:r w:rsidR="00C72444">
          <w:rPr>
            <w:rFonts w:ascii="mongolian" w:hAnsi="mongolian"/>
            <w:color w:val="000000"/>
            <w:sz w:val="27"/>
            <w:szCs w:val="27"/>
            <w:shd w:val="clear" w:color="auto" w:fill="F0F0F0"/>
          </w:rPr>
          <w:t xml:space="preserve"> </w:t>
        </w:r>
        <w:proofErr w:type="spellStart"/>
        <w:r w:rsidR="00C72444">
          <w:rPr>
            <w:rFonts w:ascii="Mongolian Baiti" w:hAnsi="Mongolian Baiti" w:cs="Mongolian Baiti"/>
            <w:color w:val="000000"/>
            <w:sz w:val="27"/>
            <w:szCs w:val="27"/>
            <w:shd w:val="clear" w:color="auto" w:fill="F0F0F0"/>
          </w:rPr>
          <w:t>ᠨᠢᠭᠡᠨ</w:t>
        </w:r>
        <w:proofErr w:type="spellEnd"/>
        <w:r w:rsidR="00C72444">
          <w:rPr>
            <w:rFonts w:ascii="mongolian" w:hAnsi="mongolian"/>
            <w:color w:val="000000"/>
            <w:sz w:val="27"/>
            <w:szCs w:val="27"/>
            <w:shd w:val="clear" w:color="auto" w:fill="F0F0F0"/>
          </w:rPr>
          <w:t xml:space="preserve"> </w:t>
        </w:r>
        <w:proofErr w:type="spellStart"/>
        <w:r w:rsidR="00C72444">
          <w:rPr>
            <w:rFonts w:ascii="Mongolian Baiti" w:hAnsi="Mongolian Baiti" w:cs="Mongolian Baiti"/>
            <w:color w:val="000000"/>
            <w:sz w:val="27"/>
            <w:szCs w:val="27"/>
            <w:shd w:val="clear" w:color="auto" w:fill="F0F0F0"/>
          </w:rPr>
          <w:t>ᠳᠠᠭᠤᠴᠢᠨ</w:t>
        </w:r>
      </w:ins>
      <w:proofErr w:type="spellEnd"/>
      <w:del w:id="3" w:author="司 赟" w:date="2022-06-27T09:54:00Z">
        <w:r w:rsidRPr="001D561C" w:rsidDel="00C72444">
          <w:rPr>
            <w:rFonts w:ascii="Mongolian Baiti" w:eastAsiaTheme="minorEastAsia" w:hAnsi="Mongolian Baiti" w:cs="Mongolian Baiti" w:hint="cs"/>
            <w:sz w:val="28"/>
            <w:szCs w:val="28"/>
          </w:rPr>
          <w:delText>ᠧᠸ</w:delText>
        </w:r>
        <w:r w:rsidRPr="00BC00B0" w:rsidDel="00C72444">
          <w:rPr>
            <w:rFonts w:ascii="Times New Roman" w:eastAsiaTheme="minorEastAsia" w:hAnsi="Times New Roman" w:cs="Times New Roman"/>
            <w:sz w:val="28"/>
            <w:szCs w:val="28"/>
          </w:rPr>
          <w:delText xml:space="preserve"> </w:delText>
        </w:r>
        <w:r w:rsidRPr="00BC00B0" w:rsidDel="00C72444">
          <w:rPr>
            <w:rFonts w:ascii="Mongolian Baiti" w:eastAsiaTheme="minorEastAsia" w:hAnsi="Mongolian Baiti" w:cs="Mongolian Baiti" w:hint="cs"/>
            <w:sz w:val="28"/>
            <w:szCs w:val="28"/>
          </w:rPr>
          <w:delText>ᠵᠢᠶᠧ</w:delText>
        </w:r>
        <w:r w:rsidRPr="00BC00B0" w:rsidDel="00C72444">
          <w:rPr>
            <w:rFonts w:ascii="Times New Roman" w:eastAsiaTheme="minorEastAsia" w:hAnsi="Times New Roman" w:cs="Times New Roman"/>
            <w:sz w:val="28"/>
            <w:szCs w:val="28"/>
          </w:rPr>
          <w:delText xml:space="preserve"> </w:delText>
        </w:r>
        <w:r w:rsidRPr="00BC00B0" w:rsidDel="00C72444">
          <w:rPr>
            <w:rFonts w:ascii="Mongolian Baiti" w:eastAsiaTheme="minorEastAsia" w:hAnsi="Mongolian Baiti" w:cs="Mongolian Baiti" w:hint="cs"/>
            <w:sz w:val="28"/>
            <w:szCs w:val="28"/>
          </w:rPr>
          <w:delText>ᠯᠦᠨ</w:delText>
        </w:r>
        <w:r w:rsidRPr="00BC00B0" w:rsidDel="00C72444">
          <w:rPr>
            <w:rFonts w:ascii="Times New Roman" w:eastAsiaTheme="minorEastAsia" w:hAnsi="Times New Roman" w:cs="Times New Roman"/>
            <w:sz w:val="28"/>
            <w:szCs w:val="28"/>
          </w:rPr>
          <w:delText xml:space="preserve"> </w:delText>
        </w:r>
        <w:r w:rsidRPr="002B246B" w:rsidDel="00C72444">
          <w:rPr>
            <w:rFonts w:ascii="Mongolian Baiti" w:eastAsiaTheme="minorEastAsia" w:hAnsi="Mongolian Baiti" w:cs="Mongolian Baiti" w:hint="cs"/>
            <w:sz w:val="28"/>
            <w:szCs w:val="28"/>
          </w:rPr>
          <w:delText>ᠪᠣᠯ</w:delText>
        </w:r>
        <w:r w:rsidRPr="002B246B" w:rsidDel="00C72444">
          <w:rPr>
            <w:rFonts w:ascii="Times New Roman" w:eastAsiaTheme="minorEastAsia" w:hAnsi="Times New Roman" w:cs="Times New Roman"/>
            <w:sz w:val="28"/>
            <w:szCs w:val="28"/>
          </w:rPr>
          <w:delText xml:space="preserve"> </w:delText>
        </w:r>
        <w:r w:rsidRPr="009932D5" w:rsidDel="00C72444">
          <w:rPr>
            <w:rFonts w:ascii="Mongolian Baiti" w:eastAsiaTheme="minorEastAsia" w:hAnsi="Mongolian Baiti" w:cs="Mongolian Baiti" w:hint="cs"/>
            <w:sz w:val="28"/>
            <w:szCs w:val="28"/>
          </w:rPr>
          <w:delText>ᠳᠤᠮᠳᠠᠳᠤ</w:delText>
        </w:r>
        <w:r w:rsidRPr="00750542" w:rsidDel="00C72444">
          <w:rPr>
            <w:rFonts w:ascii="Times New Roman" w:eastAsiaTheme="minorEastAsia" w:hAnsi="Times New Roman" w:cs="Times New Roman"/>
            <w:sz w:val="28"/>
            <w:szCs w:val="28"/>
          </w:rPr>
          <w:delText xml:space="preserve"> </w:delText>
        </w:r>
        <w:r w:rsidRPr="006F155D" w:rsidDel="00C72444">
          <w:rPr>
            <w:rFonts w:ascii="Mongolian Baiti" w:eastAsiaTheme="minorEastAsia" w:hAnsi="Mongolian Baiti" w:cs="Mongolian Baiti" w:hint="cs"/>
            <w:sz w:val="28"/>
            <w:szCs w:val="28"/>
          </w:rPr>
          <w:delText>ᠤᠯᠤᠰ</w:delText>
        </w:r>
        <w:r w:rsidRPr="006F155D" w:rsidDel="00C72444">
          <w:rPr>
            <w:rFonts w:ascii="Times New Roman" w:eastAsiaTheme="minorEastAsia" w:hAnsi="Times New Roman" w:cs="Times New Roman"/>
            <w:sz w:val="28"/>
            <w:szCs w:val="28"/>
          </w:rPr>
          <w:delText> </w:delText>
        </w:r>
        <w:r w:rsidRPr="006F155D" w:rsidDel="00C72444">
          <w:rPr>
            <w:rFonts w:ascii="Mongolian Baiti" w:eastAsiaTheme="minorEastAsia" w:hAnsi="Mongolian Baiti" w:cs="Mongolian Baiti" w:hint="cs"/>
            <w:sz w:val="28"/>
            <w:szCs w:val="28"/>
          </w:rPr>
          <w:delText>ᠤᠨ</w:delText>
        </w:r>
        <w:r w:rsidRPr="006F155D" w:rsidDel="00C72444">
          <w:rPr>
            <w:rFonts w:ascii="Times New Roman" w:eastAsiaTheme="minorEastAsia" w:hAnsi="Times New Roman" w:cs="Times New Roman"/>
            <w:sz w:val="28"/>
            <w:szCs w:val="28"/>
          </w:rPr>
          <w:delText xml:space="preserve"> </w:delText>
        </w:r>
        <w:r w:rsidRPr="006F155D" w:rsidDel="00C72444">
          <w:rPr>
            <w:rFonts w:ascii="Mongolian Baiti" w:eastAsiaTheme="minorEastAsia" w:hAnsi="Mongolian Baiti" w:cs="Mongolian Baiti" w:hint="cs"/>
            <w:sz w:val="28"/>
            <w:szCs w:val="28"/>
          </w:rPr>
          <w:delText>ᠲᠠᠶᠢᠸᠠᠨ</w:delText>
        </w:r>
        <w:r w:rsidRPr="002A7696" w:rsidDel="00C72444">
          <w:rPr>
            <w:rFonts w:ascii="Times New Roman" w:eastAsiaTheme="minorEastAsia" w:hAnsi="Times New Roman" w:cs="Times New Roman"/>
            <w:sz w:val="28"/>
            <w:szCs w:val="28"/>
          </w:rPr>
          <w:delText> </w:delText>
        </w:r>
        <w:r w:rsidRPr="002A7696" w:rsidDel="00C72444">
          <w:rPr>
            <w:rFonts w:ascii="Mongolian Baiti" w:eastAsiaTheme="minorEastAsia" w:hAnsi="Mongolian Baiti" w:cs="Mongolian Baiti" w:hint="cs"/>
            <w:sz w:val="28"/>
            <w:szCs w:val="28"/>
          </w:rPr>
          <w:delText>ᠤ</w:delText>
        </w:r>
        <w:r w:rsidRPr="002A7696" w:rsidDel="00C72444">
          <w:rPr>
            <w:rFonts w:ascii="Times New Roman" w:eastAsiaTheme="minorEastAsia" w:hAnsi="Times New Roman" w:cs="Times New Roman"/>
            <w:sz w:val="28"/>
            <w:szCs w:val="28"/>
          </w:rPr>
          <w:delText xml:space="preserve"> </w:delText>
        </w:r>
        <w:r w:rsidRPr="002A7696" w:rsidDel="00C72444">
          <w:rPr>
            <w:rFonts w:ascii="Mongolian Baiti" w:eastAsiaTheme="minorEastAsia" w:hAnsi="Mongolian Baiti" w:cs="Mongolian Baiti" w:hint="cs"/>
            <w:sz w:val="28"/>
            <w:szCs w:val="28"/>
          </w:rPr>
          <w:delText>ᠳᠠᠭᠤᠴᠢᠨ</w:delText>
        </w:r>
      </w:del>
      <w:r w:rsidRPr="002A7696">
        <w:rPr>
          <w:rFonts w:ascii="Times New Roman" w:eastAsiaTheme="minorEastAsia" w:hAnsi="Times New Roman" w:cs="Times New Roman"/>
          <w:sz w:val="28"/>
          <w:szCs w:val="28"/>
        </w:rPr>
        <w:t xml:space="preserve"> </w:t>
      </w:r>
      <w:r>
        <w:rPr>
          <w:rFonts w:ascii="Times New Roman" w:eastAsiaTheme="minorEastAsia" w:hAnsi="Times New Roman" w:cs="Times New Roman" w:hint="eastAsia"/>
          <w:sz w:val="28"/>
          <w:szCs w:val="28"/>
        </w:rPr>
        <w:t>（</w:t>
      </w:r>
      <w:ins w:id="4" w:author="zdjt" w:date="2022-06-27T09:49:00Z">
        <w:r w:rsidR="00B94E6F">
          <w:rPr>
            <w:rFonts w:ascii="Times New Roman" w:eastAsiaTheme="minorEastAsia" w:hAnsi="Times New Roman" w:cs="Times New Roman" w:hint="eastAsia"/>
            <w:sz w:val="28"/>
            <w:szCs w:val="28"/>
          </w:rPr>
          <w:t>张三</w:t>
        </w:r>
      </w:ins>
      <w:del w:id="5" w:author="zdjt" w:date="2022-06-27T09:49:00Z">
        <w:r w:rsidDel="00B94E6F">
          <w:rPr>
            <w:rFonts w:ascii="Times New Roman" w:eastAsiaTheme="minorEastAsia" w:hAnsi="Times New Roman" w:cs="Times New Roman" w:hint="eastAsia"/>
            <w:sz w:val="28"/>
            <w:szCs w:val="28"/>
          </w:rPr>
          <w:delText>周杰伦</w:delText>
        </w:r>
      </w:del>
      <w:r>
        <w:rPr>
          <w:rFonts w:ascii="Times New Roman" w:eastAsiaTheme="minorEastAsia" w:hAnsi="Times New Roman" w:cs="Times New Roman" w:hint="eastAsia"/>
          <w:sz w:val="28"/>
          <w:szCs w:val="28"/>
        </w:rPr>
        <w:t>是中国</w:t>
      </w:r>
      <w:del w:id="6" w:author="zdjt" w:date="2022-06-27T09:49:00Z">
        <w:r w:rsidDel="00B94E6F">
          <w:rPr>
            <w:rFonts w:ascii="Times New Roman" w:eastAsiaTheme="minorEastAsia" w:hAnsi="Times New Roman" w:cs="Times New Roman" w:hint="eastAsia"/>
            <w:sz w:val="28"/>
            <w:szCs w:val="28"/>
          </w:rPr>
          <w:delText>台湾</w:delText>
        </w:r>
      </w:del>
      <w:r>
        <w:rPr>
          <w:rFonts w:ascii="Times New Roman" w:eastAsiaTheme="minorEastAsia" w:hAnsi="Times New Roman" w:cs="Times New Roman" w:hint="eastAsia"/>
          <w:sz w:val="28"/>
          <w:szCs w:val="28"/>
        </w:rPr>
        <w:t>的一名歌手。）</w:t>
      </w:r>
      <w:r w:rsidRPr="008D23B5">
        <w:rPr>
          <w:rFonts w:ascii="Times New Roman" w:eastAsiaTheme="minorEastAsia" w:hAnsi="Times New Roman" w:cs="Times New Roman" w:hint="eastAsia"/>
          <w:sz w:val="28"/>
          <w:szCs w:val="28"/>
        </w:rPr>
        <w:t>”，将其和其相关的回复、转发放进该模型中，首先证据检索模块</w:t>
      </w:r>
      <w:r w:rsidRPr="001D561C">
        <w:rPr>
          <w:rFonts w:ascii="Times New Roman" w:eastAsiaTheme="minorEastAsia" w:hAnsi="Times New Roman" w:cs="Times New Roman" w:hint="eastAsia"/>
          <w:sz w:val="28"/>
          <w:szCs w:val="28"/>
        </w:rPr>
        <w:t>（</w:t>
      </w:r>
      <w:r w:rsidRPr="00BC00B0">
        <w:rPr>
          <w:rFonts w:ascii="Times New Roman" w:eastAsiaTheme="minorEastAsia" w:hAnsi="Times New Roman" w:cs="Times New Roman"/>
          <w:sz w:val="28"/>
          <w:szCs w:val="28"/>
        </w:rPr>
        <w:t>ERM</w:t>
      </w:r>
      <w:r w:rsidRPr="00BC00B0">
        <w:rPr>
          <w:rFonts w:ascii="Times New Roman" w:eastAsiaTheme="minorEastAsia" w:hAnsi="Times New Roman" w:cs="Times New Roman" w:hint="eastAsia"/>
          <w:sz w:val="28"/>
          <w:szCs w:val="28"/>
        </w:rPr>
        <w:t>）从给定的声明中提取潜在的实体“</w:t>
      </w:r>
      <w:proofErr w:type="spellStart"/>
      <w:ins w:id="7" w:author="司 赟" w:date="2022-06-27T09:54:00Z">
        <w:r w:rsidR="00C72444">
          <w:rPr>
            <w:rFonts w:ascii="Mongolian Baiti" w:hAnsi="Mongolian Baiti" w:cs="Mongolian Baiti"/>
            <w:color w:val="000000"/>
            <w:sz w:val="27"/>
            <w:szCs w:val="27"/>
            <w:shd w:val="clear" w:color="auto" w:fill="F0F0F0"/>
          </w:rPr>
          <w:t>ᠵᠠᠩ</w:t>
        </w:r>
        <w:proofErr w:type="spellEnd"/>
        <w:r w:rsidR="00C72444">
          <w:rPr>
            <w:rFonts w:ascii="mongolian" w:hAnsi="mongolian"/>
            <w:color w:val="000000"/>
            <w:sz w:val="27"/>
            <w:szCs w:val="27"/>
            <w:shd w:val="clear" w:color="auto" w:fill="F0F0F0"/>
          </w:rPr>
          <w:t xml:space="preserve"> </w:t>
        </w:r>
        <w:proofErr w:type="spellStart"/>
        <w:r w:rsidR="00C72444">
          <w:rPr>
            <w:rFonts w:ascii="Mongolian Baiti" w:hAnsi="Mongolian Baiti" w:cs="Mongolian Baiti"/>
            <w:color w:val="000000"/>
            <w:sz w:val="27"/>
            <w:szCs w:val="27"/>
            <w:shd w:val="clear" w:color="auto" w:fill="F0F0F0"/>
          </w:rPr>
          <w:lastRenderedPageBreak/>
          <w:t>ᠰᠠᠨ</w:t>
        </w:r>
      </w:ins>
      <w:proofErr w:type="spellEnd"/>
      <w:del w:id="8" w:author="司 赟" w:date="2022-06-27T09:54:00Z">
        <w:r w:rsidRPr="00084B4A" w:rsidDel="00C72444">
          <w:rPr>
            <w:rFonts w:ascii="Mongolian Baiti" w:eastAsiaTheme="minorEastAsia" w:hAnsi="Mongolian Baiti" w:cs="Mongolian Baiti"/>
            <w:sz w:val="28"/>
            <w:szCs w:val="28"/>
          </w:rPr>
          <w:delText>ᠵᠧᠸ ᠵᠢᠶᠧ ᠯᠦᠨ</w:delText>
        </w:r>
      </w:del>
      <w:r>
        <w:rPr>
          <w:rFonts w:ascii="Mongolian Baiti" w:eastAsiaTheme="minorEastAsia" w:hAnsi="Mongolian Baiti" w:cs="Mongolian Baiti" w:hint="eastAsia"/>
          <w:sz w:val="28"/>
          <w:szCs w:val="28"/>
        </w:rPr>
        <w:t>（艺人名称：</w:t>
      </w:r>
      <w:ins w:id="9" w:author="zdjt" w:date="2022-06-27T09:49:00Z">
        <w:r w:rsidR="00B94E6F">
          <w:rPr>
            <w:rFonts w:ascii="Times New Roman" w:eastAsiaTheme="minorEastAsia" w:hAnsi="Times New Roman" w:cs="Times New Roman" w:hint="eastAsia"/>
            <w:sz w:val="28"/>
            <w:szCs w:val="28"/>
          </w:rPr>
          <w:t>张三</w:t>
        </w:r>
      </w:ins>
      <w:del w:id="10" w:author="zdjt" w:date="2022-06-27T09:49:00Z">
        <w:r w:rsidDel="00B94E6F">
          <w:rPr>
            <w:rFonts w:ascii="Mongolian Baiti" w:eastAsiaTheme="minorEastAsia" w:hAnsi="Mongolian Baiti" w:cs="Mongolian Baiti" w:hint="eastAsia"/>
            <w:sz w:val="28"/>
            <w:szCs w:val="28"/>
          </w:rPr>
          <w:delText>周杰伦</w:delText>
        </w:r>
      </w:del>
      <w:r>
        <w:rPr>
          <w:rFonts w:ascii="Mongolian Baiti" w:eastAsiaTheme="minorEastAsia" w:hAnsi="Mongolian Baiti" w:cs="Mongolian Baiti" w:hint="eastAsia"/>
          <w:sz w:val="28"/>
          <w:szCs w:val="28"/>
        </w:rPr>
        <w:t>）</w:t>
      </w:r>
      <w:r w:rsidRPr="002B246B">
        <w:rPr>
          <w:rFonts w:ascii="Times New Roman" w:eastAsiaTheme="minorEastAsia" w:hAnsi="Times New Roman" w:cs="Times New Roman" w:hint="eastAsia"/>
          <w:sz w:val="28"/>
          <w:szCs w:val="28"/>
        </w:rPr>
        <w:t>”“</w:t>
      </w:r>
      <w:proofErr w:type="spellStart"/>
      <w:r w:rsidRPr="008D23B5">
        <w:rPr>
          <w:rFonts w:ascii="Mongolian Baiti" w:eastAsiaTheme="minorEastAsia" w:hAnsi="Mongolian Baiti" w:cs="Mongolian Baiti" w:hint="cs"/>
          <w:sz w:val="28"/>
          <w:szCs w:val="28"/>
        </w:rPr>
        <w:t>ᠳᠠᠭᠤᠴᠢᠨ</w:t>
      </w:r>
      <w:proofErr w:type="spellEnd"/>
      <w:r>
        <w:rPr>
          <w:rFonts w:ascii="Mongolian Baiti" w:eastAsiaTheme="minorEastAsia" w:hAnsi="Mongolian Baiti" w:cs="Mongolian Baiti" w:hint="eastAsia"/>
          <w:sz w:val="28"/>
          <w:szCs w:val="28"/>
        </w:rPr>
        <w:t>（歌手）</w:t>
      </w:r>
      <w:r w:rsidRPr="001D561C">
        <w:rPr>
          <w:rFonts w:ascii="Times New Roman" w:eastAsiaTheme="minorEastAsia" w:hAnsi="Times New Roman" w:cs="Times New Roman" w:hint="eastAsia"/>
          <w:sz w:val="28"/>
          <w:szCs w:val="28"/>
        </w:rPr>
        <w:t>”，</w:t>
      </w:r>
      <w:r w:rsidRPr="00BC00B0">
        <w:rPr>
          <w:rFonts w:ascii="Times New Roman" w:eastAsiaTheme="minorEastAsia" w:hAnsi="Times New Roman" w:cs="Times New Roman" w:hint="eastAsia"/>
          <w:sz w:val="28"/>
          <w:szCs w:val="28"/>
        </w:rPr>
        <w:t>然后分析实体，并与</w:t>
      </w:r>
      <w:r w:rsidRPr="00BC00B0">
        <w:rPr>
          <w:rFonts w:ascii="Times New Roman" w:eastAsiaTheme="minorEastAsia" w:hAnsi="Times New Roman" w:cs="Times New Roman"/>
          <w:sz w:val="28"/>
          <w:szCs w:val="28"/>
        </w:rPr>
        <w:t>API</w:t>
      </w:r>
      <w:r w:rsidRPr="00BC00B0">
        <w:rPr>
          <w:rFonts w:ascii="Times New Roman" w:eastAsiaTheme="minorEastAsia" w:hAnsi="Times New Roman" w:cs="Times New Roman" w:hint="eastAsia"/>
          <w:sz w:val="28"/>
          <w:szCs w:val="28"/>
        </w:rPr>
        <w:t>接口过滤百科库里的证据文章</w:t>
      </w:r>
      <w:r w:rsidRPr="008D23B5">
        <w:rPr>
          <w:rFonts w:ascii="Times New Roman" w:eastAsiaTheme="minorEastAsia" w:hAnsi="Times New Roman" w:cs="Times New Roman" w:hint="eastAsia"/>
          <w:sz w:val="28"/>
          <w:szCs w:val="28"/>
        </w:rPr>
        <w:t>。然后，从这些检索到的文档中，</w:t>
      </w:r>
      <w:r w:rsidRPr="008D23B5">
        <w:rPr>
          <w:rFonts w:ascii="Times New Roman" w:eastAsiaTheme="minorEastAsia" w:hAnsi="Times New Roman" w:cs="Times New Roman"/>
          <w:sz w:val="28"/>
          <w:szCs w:val="28"/>
        </w:rPr>
        <w:t>ERM</w:t>
      </w:r>
      <w:r w:rsidRPr="008D23B5">
        <w:rPr>
          <w:rFonts w:ascii="Times New Roman" w:eastAsiaTheme="minorEastAsia" w:hAnsi="Times New Roman" w:cs="Times New Roman" w:hint="eastAsia"/>
          <w:sz w:val="28"/>
          <w:szCs w:val="28"/>
        </w:rPr>
        <w:t>以与声明相关的句子的形式提取客观事实作为预测证据。</w:t>
      </w:r>
      <w:r w:rsidRPr="001D561C">
        <w:rPr>
          <w:rFonts w:ascii="Times New Roman" w:eastAsiaTheme="minorEastAsia" w:hAnsi="Times New Roman" w:cs="Times New Roman" w:hint="eastAsia"/>
          <w:sz w:val="28"/>
          <w:szCs w:val="20"/>
        </w:rPr>
        <w:t>ERM</w:t>
      </w:r>
      <w:r w:rsidRPr="001D561C">
        <w:rPr>
          <w:rFonts w:ascii="Times New Roman" w:eastAsiaTheme="minorEastAsia" w:hAnsi="Times New Roman" w:cs="Times New Roman" w:hint="eastAsia"/>
          <w:sz w:val="28"/>
          <w:szCs w:val="20"/>
        </w:rPr>
        <w:t>给出“支持”的标签，并将检索到的证据作为证据星形图的星型结构，并一起进入谣言检测模块。即可得到</w:t>
      </w:r>
      <w:r>
        <w:rPr>
          <w:rFonts w:ascii="Times New Roman" w:eastAsiaTheme="minorEastAsia" w:hAnsi="Times New Roman" w:cs="Times New Roman" w:hint="eastAsia"/>
          <w:sz w:val="28"/>
          <w:szCs w:val="20"/>
        </w:rPr>
        <w:t>“</w:t>
      </w:r>
      <w:del w:id="11" w:author="zdjt" w:date="2022-06-27T09:50:00Z">
        <w:r w:rsidDel="00B94E6F">
          <w:rPr>
            <w:rFonts w:ascii="Times New Roman" w:eastAsiaTheme="minorEastAsia" w:hAnsi="Times New Roman" w:cs="Times New Roman" w:hint="eastAsia"/>
            <w:sz w:val="28"/>
            <w:szCs w:val="20"/>
          </w:rPr>
          <w:delText>周杰伦</w:delText>
        </w:r>
      </w:del>
      <w:ins w:id="12" w:author="司 赟" w:date="2022-06-27T09:54:00Z">
        <w:r w:rsidR="00C72444">
          <w:rPr>
            <w:rFonts w:ascii="Times New Roman" w:eastAsiaTheme="minorEastAsia" w:hAnsi="Times New Roman" w:cs="Times New Roman" w:hint="eastAsia"/>
            <w:sz w:val="28"/>
            <w:szCs w:val="20"/>
          </w:rPr>
          <w:t>张三</w:t>
        </w:r>
      </w:ins>
      <w:r>
        <w:rPr>
          <w:rFonts w:ascii="Times New Roman" w:eastAsiaTheme="minorEastAsia" w:hAnsi="Times New Roman" w:cs="Times New Roman" w:hint="eastAsia"/>
          <w:sz w:val="28"/>
          <w:szCs w:val="20"/>
        </w:rPr>
        <w:t>是一名中国</w:t>
      </w:r>
      <w:del w:id="13" w:author="zdjt" w:date="2022-06-27T09:50:00Z">
        <w:r w:rsidDel="00B94E6F">
          <w:rPr>
            <w:rFonts w:ascii="Times New Roman" w:eastAsiaTheme="minorEastAsia" w:hAnsi="Times New Roman" w:cs="Times New Roman" w:hint="eastAsia"/>
            <w:sz w:val="28"/>
            <w:szCs w:val="20"/>
          </w:rPr>
          <w:delText>台湾</w:delText>
        </w:r>
      </w:del>
      <w:r>
        <w:rPr>
          <w:rFonts w:ascii="Times New Roman" w:eastAsiaTheme="minorEastAsia" w:hAnsi="Times New Roman" w:cs="Times New Roman" w:hint="eastAsia"/>
          <w:sz w:val="28"/>
          <w:szCs w:val="20"/>
        </w:rPr>
        <w:t>的歌手。”此声明</w:t>
      </w:r>
      <w:r w:rsidRPr="001D561C">
        <w:rPr>
          <w:rFonts w:ascii="Times New Roman" w:eastAsiaTheme="minorEastAsia" w:hAnsi="Times New Roman" w:cs="Times New Roman" w:hint="eastAsia"/>
          <w:sz w:val="28"/>
          <w:szCs w:val="20"/>
        </w:rPr>
        <w:t>“非谣言”的标签与支持</w:t>
      </w:r>
      <w:r>
        <w:rPr>
          <w:rFonts w:ascii="Times New Roman" w:eastAsiaTheme="minorEastAsia" w:hAnsi="Times New Roman" w:cs="Times New Roman" w:hint="eastAsia"/>
          <w:sz w:val="28"/>
          <w:szCs w:val="20"/>
        </w:rPr>
        <w:t>此声明的百科库里的证据文章</w:t>
      </w:r>
      <w:r w:rsidRPr="001D561C">
        <w:rPr>
          <w:rFonts w:ascii="Times New Roman" w:eastAsiaTheme="minorEastAsia" w:hAnsi="Times New Roman" w:cs="Times New Roman" w:hint="eastAsia"/>
          <w:sz w:val="28"/>
          <w:szCs w:val="20"/>
        </w:rPr>
        <w:t>。</w:t>
      </w:r>
      <w:r>
        <w:rPr>
          <w:rFonts w:ascii="Times New Roman" w:eastAsiaTheme="minorEastAsia" w:hAnsi="Times New Roman" w:cs="Times New Roman" w:hint="eastAsia"/>
          <w:sz w:val="28"/>
          <w:szCs w:val="20"/>
        </w:rPr>
        <w:t>“</w:t>
      </w:r>
      <w:proofErr w:type="spellStart"/>
      <w:ins w:id="14" w:author="司 赟" w:date="2022-06-27T09:55:00Z">
        <w:r w:rsidR="00C72444">
          <w:rPr>
            <w:rFonts w:ascii="Mongolian Baiti" w:hAnsi="Mongolian Baiti" w:cs="Mongolian Baiti"/>
            <w:color w:val="2C3E50"/>
            <w:sz w:val="26"/>
            <w:szCs w:val="26"/>
            <w:shd w:val="clear" w:color="auto" w:fill="FFFFFF"/>
          </w:rPr>
          <w:t>ᠵᠠᠩ</w:t>
        </w:r>
        <w:proofErr w:type="spellEnd"/>
        <w:r w:rsidR="00C72444">
          <w:rPr>
            <w:rFonts w:ascii="mongolian" w:hAnsi="mongolian"/>
            <w:color w:val="2C3E50"/>
            <w:sz w:val="26"/>
            <w:szCs w:val="26"/>
            <w:shd w:val="clear" w:color="auto" w:fill="FFFFFF"/>
          </w:rPr>
          <w:t xml:space="preserve"> </w:t>
        </w:r>
        <w:proofErr w:type="spellStart"/>
        <w:r w:rsidR="00C72444">
          <w:rPr>
            <w:rFonts w:ascii="Mongolian Baiti" w:hAnsi="Mongolian Baiti" w:cs="Mongolian Baiti"/>
            <w:color w:val="2C3E50"/>
            <w:sz w:val="26"/>
            <w:szCs w:val="26"/>
            <w:shd w:val="clear" w:color="auto" w:fill="FFFFFF"/>
          </w:rPr>
          <w:t>ᠰᠠᠨ</w:t>
        </w:r>
        <w:proofErr w:type="spellEnd"/>
        <w:r w:rsidR="00C72444">
          <w:rPr>
            <w:rFonts w:ascii="mongolian" w:hAnsi="mongolian"/>
            <w:color w:val="2C3E50"/>
            <w:sz w:val="26"/>
            <w:szCs w:val="26"/>
            <w:shd w:val="clear" w:color="auto" w:fill="FFFFFF"/>
          </w:rPr>
          <w:t xml:space="preserve"> </w:t>
        </w:r>
        <w:r w:rsidR="00C72444">
          <w:rPr>
            <w:rFonts w:ascii="Mongolian Baiti" w:hAnsi="Mongolian Baiti" w:cs="Mongolian Baiti"/>
            <w:color w:val="2C3E50"/>
            <w:sz w:val="26"/>
            <w:szCs w:val="26"/>
            <w:shd w:val="clear" w:color="auto" w:fill="FFFFFF"/>
          </w:rPr>
          <w:t>᠂</w:t>
        </w:r>
        <w:r w:rsidR="00C72444">
          <w:rPr>
            <w:rFonts w:ascii="mongolian" w:hAnsi="mongolian"/>
            <w:color w:val="2C3E50"/>
            <w:sz w:val="26"/>
            <w:szCs w:val="26"/>
            <w:shd w:val="clear" w:color="auto" w:fill="FFFFFF"/>
          </w:rPr>
          <w:t xml:space="preserve"> 1979 </w:t>
        </w:r>
        <w:proofErr w:type="spellStart"/>
        <w:r w:rsidR="00C72444">
          <w:rPr>
            <w:rFonts w:ascii="Mongolian Baiti" w:hAnsi="Mongolian Baiti" w:cs="Mongolian Baiti"/>
            <w:color w:val="2C3E50"/>
            <w:sz w:val="26"/>
            <w:szCs w:val="26"/>
            <w:shd w:val="clear" w:color="auto" w:fill="FFFFFF"/>
          </w:rPr>
          <w:t>ᠣᠨ</w:t>
        </w:r>
        <w:proofErr w:type="spellEnd"/>
        <w:r w:rsidR="00C72444">
          <w:rPr>
            <w:rFonts w:ascii="mongolian" w:hAnsi="mongolian"/>
            <w:color w:val="2C3E50"/>
            <w:sz w:val="26"/>
            <w:szCs w:val="26"/>
            <w:shd w:val="clear" w:color="auto" w:fill="FFFFFF"/>
          </w:rPr>
          <w:t> </w:t>
        </w:r>
        <w:proofErr w:type="spellStart"/>
        <w:r w:rsidR="00C72444">
          <w:rPr>
            <w:rFonts w:ascii="Mongolian Baiti" w:hAnsi="Mongolian Baiti" w:cs="Mongolian Baiti"/>
            <w:color w:val="2C3E50"/>
            <w:sz w:val="26"/>
            <w:szCs w:val="26"/>
            <w:shd w:val="clear" w:color="auto" w:fill="FFFFFF"/>
          </w:rPr>
          <w:t>ᠳᠤ</w:t>
        </w:r>
        <w:proofErr w:type="spellEnd"/>
        <w:r w:rsidR="00C72444">
          <w:rPr>
            <w:rFonts w:ascii="mongolian" w:hAnsi="mongolian"/>
            <w:color w:val="2C3E50"/>
            <w:sz w:val="26"/>
            <w:szCs w:val="26"/>
            <w:shd w:val="clear" w:color="auto" w:fill="FFFFFF"/>
          </w:rPr>
          <w:t xml:space="preserve"> xx </w:t>
        </w:r>
        <w:proofErr w:type="spellStart"/>
        <w:r w:rsidR="00C72444">
          <w:rPr>
            <w:rFonts w:ascii="Mongolian Baiti" w:hAnsi="Mongolian Baiti" w:cs="Mongolian Baiti"/>
            <w:color w:val="2C3E50"/>
            <w:sz w:val="26"/>
            <w:szCs w:val="26"/>
            <w:shd w:val="clear" w:color="auto" w:fill="FFFFFF"/>
          </w:rPr>
          <w:t>ᠮᠤᠵᠢ</w:t>
        </w:r>
        <w:proofErr w:type="spellEnd"/>
        <w:r w:rsidR="00C72444">
          <w:rPr>
            <w:rFonts w:ascii="mongolian" w:hAnsi="mongolian"/>
            <w:color w:val="2C3E50"/>
            <w:sz w:val="26"/>
            <w:szCs w:val="26"/>
            <w:shd w:val="clear" w:color="auto" w:fill="FFFFFF"/>
          </w:rPr>
          <w:t>  </w:t>
        </w:r>
        <w:proofErr w:type="spellStart"/>
        <w:r w:rsidR="00C72444">
          <w:rPr>
            <w:rFonts w:ascii="Mongolian Baiti" w:hAnsi="Mongolian Baiti" w:cs="Mongolian Baiti"/>
            <w:color w:val="2C3E50"/>
            <w:sz w:val="26"/>
            <w:szCs w:val="26"/>
            <w:shd w:val="clear" w:color="auto" w:fill="FFFFFF"/>
          </w:rPr>
          <w:t>ᠶᠢᠨ</w:t>
        </w:r>
        <w:proofErr w:type="spellEnd"/>
        <w:r w:rsidR="00C72444">
          <w:rPr>
            <w:rFonts w:ascii="mongolian" w:hAnsi="mongolian"/>
            <w:color w:val="2C3E50"/>
            <w:sz w:val="26"/>
            <w:szCs w:val="26"/>
            <w:shd w:val="clear" w:color="auto" w:fill="FFFFFF"/>
          </w:rPr>
          <w:t xml:space="preserve"> xx </w:t>
        </w:r>
        <w:proofErr w:type="spellStart"/>
        <w:r w:rsidR="00C72444">
          <w:rPr>
            <w:rFonts w:ascii="Mongolian Baiti" w:hAnsi="Mongolian Baiti" w:cs="Mongolian Baiti"/>
            <w:color w:val="2C3E50"/>
            <w:sz w:val="26"/>
            <w:szCs w:val="26"/>
            <w:shd w:val="clear" w:color="auto" w:fill="FFFFFF"/>
          </w:rPr>
          <w:t>ᠬᠣᠲᠠ</w:t>
        </w:r>
        <w:proofErr w:type="spellEnd"/>
        <w:r w:rsidR="00C72444">
          <w:rPr>
            <w:rFonts w:ascii="mongolian" w:hAnsi="mongolian"/>
            <w:color w:val="2C3E50"/>
            <w:sz w:val="26"/>
            <w:szCs w:val="26"/>
            <w:shd w:val="clear" w:color="auto" w:fill="FFFFFF"/>
          </w:rPr>
          <w:t> </w:t>
        </w:r>
        <w:proofErr w:type="spellStart"/>
        <w:r w:rsidR="00C72444">
          <w:rPr>
            <w:rFonts w:ascii="Mongolian Baiti" w:hAnsi="Mongolian Baiti" w:cs="Mongolian Baiti"/>
            <w:color w:val="2C3E50"/>
            <w:sz w:val="26"/>
            <w:szCs w:val="26"/>
            <w:shd w:val="clear" w:color="auto" w:fill="FFFFFF"/>
          </w:rPr>
          <w:t>ᠳᠤ</w:t>
        </w:r>
        <w:proofErr w:type="spellEnd"/>
        <w:r w:rsidR="00C72444">
          <w:rPr>
            <w:rFonts w:ascii="mongolian" w:hAnsi="mongolian"/>
            <w:color w:val="2C3E50"/>
            <w:sz w:val="26"/>
            <w:szCs w:val="26"/>
            <w:shd w:val="clear" w:color="auto" w:fill="FFFFFF"/>
          </w:rPr>
          <w:t xml:space="preserve"> </w:t>
        </w:r>
        <w:proofErr w:type="spellStart"/>
        <w:r w:rsidR="00C72444">
          <w:rPr>
            <w:rFonts w:ascii="Mongolian Baiti" w:hAnsi="Mongolian Baiti" w:cs="Mongolian Baiti"/>
            <w:color w:val="2C3E50"/>
            <w:sz w:val="26"/>
            <w:szCs w:val="26"/>
            <w:shd w:val="clear" w:color="auto" w:fill="FFFFFF"/>
          </w:rPr>
          <w:t>ᠳᠦᠷᠦᠵᠡᠶ</w:t>
        </w:r>
        <w:proofErr w:type="spellEnd"/>
        <w:r w:rsidR="00C72444">
          <w:rPr>
            <w:rFonts w:ascii="mongolian" w:hAnsi="mongolian"/>
            <w:color w:val="2C3E50"/>
            <w:sz w:val="26"/>
            <w:szCs w:val="26"/>
            <w:shd w:val="clear" w:color="auto" w:fill="FFFFFF"/>
          </w:rPr>
          <w:t xml:space="preserve"> </w:t>
        </w:r>
        <w:r w:rsidR="00C72444">
          <w:rPr>
            <w:rFonts w:ascii="Mongolian Baiti" w:hAnsi="Mongolian Baiti" w:cs="Mongolian Baiti"/>
            <w:color w:val="2C3E50"/>
            <w:sz w:val="26"/>
            <w:szCs w:val="26"/>
            <w:shd w:val="clear" w:color="auto" w:fill="FFFFFF"/>
          </w:rPr>
          <w:t>᠂</w:t>
        </w:r>
        <w:r w:rsidR="00C72444">
          <w:rPr>
            <w:rFonts w:ascii="mongolian" w:hAnsi="mongolian"/>
            <w:color w:val="2C3E50"/>
            <w:sz w:val="26"/>
            <w:szCs w:val="26"/>
            <w:shd w:val="clear" w:color="auto" w:fill="FFFFFF"/>
          </w:rPr>
          <w:t xml:space="preserve"> </w:t>
        </w:r>
        <w:proofErr w:type="spellStart"/>
        <w:r w:rsidR="00C72444">
          <w:rPr>
            <w:rFonts w:ascii="Mongolian Baiti" w:hAnsi="Mongolian Baiti" w:cs="Mongolian Baiti"/>
            <w:color w:val="2C3E50"/>
            <w:sz w:val="26"/>
            <w:szCs w:val="26"/>
            <w:shd w:val="clear" w:color="auto" w:fill="FFFFFF"/>
          </w:rPr>
          <w:t>ᠳᠡᠭᠡᠳᠦᠰ</w:t>
        </w:r>
        <w:proofErr w:type="spellEnd"/>
        <w:r w:rsidR="00C72444">
          <w:rPr>
            <w:rFonts w:ascii="mongolian" w:hAnsi="mongolian"/>
            <w:color w:val="2C3E50"/>
            <w:sz w:val="26"/>
            <w:szCs w:val="26"/>
            <w:shd w:val="clear" w:color="auto" w:fill="FFFFFF"/>
          </w:rPr>
          <w:t> </w:t>
        </w:r>
        <w:proofErr w:type="spellStart"/>
        <w:r w:rsidR="00C72444">
          <w:rPr>
            <w:rFonts w:ascii="Mongolian Baiti" w:hAnsi="Mongolian Baiti" w:cs="Mongolian Baiti"/>
            <w:color w:val="2C3E50"/>
            <w:sz w:val="26"/>
            <w:szCs w:val="26"/>
            <w:shd w:val="clear" w:color="auto" w:fill="FFFFFF"/>
          </w:rPr>
          <w:t>ᠦᠨ</w:t>
        </w:r>
        <w:proofErr w:type="spellEnd"/>
        <w:r w:rsidR="00C72444">
          <w:rPr>
            <w:rFonts w:ascii="mongolian" w:hAnsi="mongolian"/>
            <w:color w:val="2C3E50"/>
            <w:sz w:val="26"/>
            <w:szCs w:val="26"/>
            <w:shd w:val="clear" w:color="auto" w:fill="FFFFFF"/>
          </w:rPr>
          <w:t xml:space="preserve"> </w:t>
        </w:r>
        <w:proofErr w:type="spellStart"/>
        <w:r w:rsidR="00C72444">
          <w:rPr>
            <w:rFonts w:ascii="Mongolian Baiti" w:hAnsi="Mongolian Baiti" w:cs="Mongolian Baiti"/>
            <w:color w:val="2C3E50"/>
            <w:sz w:val="26"/>
            <w:szCs w:val="26"/>
            <w:shd w:val="clear" w:color="auto" w:fill="FFFFFF"/>
          </w:rPr>
          <w:t>ᠨᠤᠲᠤᠭ</w:t>
        </w:r>
        <w:proofErr w:type="spellEnd"/>
        <w:r w:rsidR="00C72444">
          <w:rPr>
            <w:rFonts w:ascii="mongolian" w:hAnsi="mongolian"/>
            <w:color w:val="2C3E50"/>
            <w:sz w:val="26"/>
            <w:szCs w:val="26"/>
            <w:shd w:val="clear" w:color="auto" w:fill="FFFFFF"/>
          </w:rPr>
          <w:t xml:space="preserve"> xx </w:t>
        </w:r>
        <w:proofErr w:type="spellStart"/>
        <w:r w:rsidR="00C72444">
          <w:rPr>
            <w:rFonts w:ascii="Mongolian Baiti" w:hAnsi="Mongolian Baiti" w:cs="Mongolian Baiti"/>
            <w:color w:val="2C3E50"/>
            <w:sz w:val="26"/>
            <w:szCs w:val="26"/>
            <w:shd w:val="clear" w:color="auto" w:fill="FFFFFF"/>
          </w:rPr>
          <w:t>ᠮᠤᠵᠢ</w:t>
        </w:r>
        <w:proofErr w:type="spellEnd"/>
        <w:r w:rsidR="00C72444">
          <w:rPr>
            <w:rFonts w:ascii="mongolian" w:hAnsi="mongolian"/>
            <w:color w:val="2C3E50"/>
            <w:sz w:val="26"/>
            <w:szCs w:val="26"/>
            <w:shd w:val="clear" w:color="auto" w:fill="FFFFFF"/>
          </w:rPr>
          <w:t>  </w:t>
        </w:r>
        <w:proofErr w:type="spellStart"/>
        <w:r w:rsidR="00C72444">
          <w:rPr>
            <w:rFonts w:ascii="Mongolian Baiti" w:hAnsi="Mongolian Baiti" w:cs="Mongolian Baiti"/>
            <w:color w:val="2C3E50"/>
            <w:sz w:val="26"/>
            <w:szCs w:val="26"/>
            <w:shd w:val="clear" w:color="auto" w:fill="FFFFFF"/>
          </w:rPr>
          <w:t>ᠶᠢᠨ</w:t>
        </w:r>
        <w:proofErr w:type="spellEnd"/>
        <w:r w:rsidR="00C72444">
          <w:rPr>
            <w:rFonts w:ascii="mongolian" w:hAnsi="mongolian"/>
            <w:color w:val="2C3E50"/>
            <w:sz w:val="26"/>
            <w:szCs w:val="26"/>
            <w:shd w:val="clear" w:color="auto" w:fill="FFFFFF"/>
          </w:rPr>
          <w:t xml:space="preserve"> xx </w:t>
        </w:r>
        <w:proofErr w:type="spellStart"/>
        <w:r w:rsidR="00C72444">
          <w:rPr>
            <w:rFonts w:ascii="Mongolian Baiti" w:hAnsi="Mongolian Baiti" w:cs="Mongolian Baiti"/>
            <w:color w:val="2C3E50"/>
            <w:sz w:val="26"/>
            <w:szCs w:val="26"/>
            <w:shd w:val="clear" w:color="auto" w:fill="FFFFFF"/>
          </w:rPr>
          <w:t>ᠬᠣᠲᠠ</w:t>
        </w:r>
        <w:proofErr w:type="spellEnd"/>
        <w:r w:rsidR="00C72444">
          <w:rPr>
            <w:rFonts w:ascii="mongolian" w:hAnsi="mongolian"/>
            <w:color w:val="2C3E50"/>
            <w:sz w:val="26"/>
            <w:szCs w:val="26"/>
            <w:shd w:val="clear" w:color="auto" w:fill="FFFFFF"/>
          </w:rPr>
          <w:t>  </w:t>
        </w:r>
        <w:proofErr w:type="spellStart"/>
        <w:r w:rsidR="00C72444">
          <w:rPr>
            <w:rFonts w:ascii="Mongolian Baiti" w:hAnsi="Mongolian Baiti" w:cs="Mongolian Baiti"/>
            <w:color w:val="2C3E50"/>
            <w:sz w:val="26"/>
            <w:szCs w:val="26"/>
            <w:shd w:val="clear" w:color="auto" w:fill="FFFFFF"/>
          </w:rPr>
          <w:t>ᠶᠢᠨ</w:t>
        </w:r>
        <w:proofErr w:type="spellEnd"/>
        <w:r w:rsidR="00C72444">
          <w:rPr>
            <w:rFonts w:ascii="mongolian" w:hAnsi="mongolian"/>
            <w:color w:val="2C3E50"/>
            <w:sz w:val="26"/>
            <w:szCs w:val="26"/>
            <w:shd w:val="clear" w:color="auto" w:fill="FFFFFF"/>
          </w:rPr>
          <w:t xml:space="preserve"> xx </w:t>
        </w:r>
        <w:proofErr w:type="spellStart"/>
        <w:r w:rsidR="00C72444">
          <w:rPr>
            <w:rFonts w:ascii="Mongolian Baiti" w:hAnsi="Mongolian Baiti" w:cs="Mongolian Baiti"/>
            <w:color w:val="2C3E50"/>
            <w:sz w:val="26"/>
            <w:szCs w:val="26"/>
            <w:shd w:val="clear" w:color="auto" w:fill="FFFFFF"/>
          </w:rPr>
          <w:t>ᠰᠢᠶᠠᠨ</w:t>
        </w:r>
        <w:proofErr w:type="spellEnd"/>
        <w:r w:rsidR="00C72444">
          <w:rPr>
            <w:rFonts w:ascii="mongolian" w:hAnsi="mongolian"/>
            <w:color w:val="2C3E50"/>
            <w:sz w:val="26"/>
            <w:szCs w:val="26"/>
            <w:shd w:val="clear" w:color="auto" w:fill="FFFFFF"/>
          </w:rPr>
          <w:t> </w:t>
        </w:r>
        <w:proofErr w:type="spellStart"/>
        <w:r w:rsidR="00C72444">
          <w:rPr>
            <w:rFonts w:ascii="Mongolian Baiti" w:hAnsi="Mongolian Baiti" w:cs="Mongolian Baiti"/>
            <w:color w:val="2C3E50"/>
            <w:sz w:val="26"/>
            <w:szCs w:val="26"/>
            <w:shd w:val="clear" w:color="auto" w:fill="FFFFFF"/>
          </w:rPr>
          <w:t>ᠳᠤ</w:t>
        </w:r>
        <w:proofErr w:type="spellEnd"/>
        <w:r w:rsidR="00C72444">
          <w:rPr>
            <w:rFonts w:ascii="mongolian" w:hAnsi="mongolian"/>
            <w:color w:val="2C3E50"/>
            <w:sz w:val="26"/>
            <w:szCs w:val="26"/>
            <w:shd w:val="clear" w:color="auto" w:fill="FFFFFF"/>
          </w:rPr>
          <w:t xml:space="preserve"> </w:t>
        </w:r>
        <w:proofErr w:type="spellStart"/>
        <w:r w:rsidR="00C72444">
          <w:rPr>
            <w:rFonts w:ascii="Mongolian Baiti" w:hAnsi="Mongolian Baiti" w:cs="Mongolian Baiti"/>
            <w:color w:val="2C3E50"/>
            <w:sz w:val="26"/>
            <w:szCs w:val="26"/>
            <w:shd w:val="clear" w:color="auto" w:fill="FFFFFF"/>
          </w:rPr>
          <w:t>ᠳᠦᠷᠦᠵᠡᠶ</w:t>
        </w:r>
        <w:proofErr w:type="spellEnd"/>
        <w:r w:rsidR="00C72444">
          <w:rPr>
            <w:rFonts w:ascii="mongolian" w:hAnsi="mongolian"/>
            <w:color w:val="2C3E50"/>
            <w:sz w:val="26"/>
            <w:szCs w:val="26"/>
            <w:shd w:val="clear" w:color="auto" w:fill="FFFFFF"/>
          </w:rPr>
          <w:t xml:space="preserve"> </w:t>
        </w:r>
        <w:r w:rsidR="00C72444">
          <w:rPr>
            <w:rFonts w:ascii="Mongolian Baiti" w:hAnsi="Mongolian Baiti" w:cs="Mongolian Baiti"/>
            <w:color w:val="2C3E50"/>
            <w:sz w:val="26"/>
            <w:szCs w:val="26"/>
            <w:shd w:val="clear" w:color="auto" w:fill="FFFFFF"/>
          </w:rPr>
          <w:t>᠂</w:t>
        </w:r>
        <w:r w:rsidR="00C72444">
          <w:rPr>
            <w:rFonts w:ascii="mongolian" w:hAnsi="mongolian"/>
            <w:color w:val="2C3E50"/>
            <w:sz w:val="26"/>
            <w:szCs w:val="26"/>
            <w:shd w:val="clear" w:color="auto" w:fill="FFFFFF"/>
          </w:rPr>
          <w:t xml:space="preserve"> </w:t>
        </w:r>
        <w:proofErr w:type="spellStart"/>
        <w:r w:rsidR="00C72444">
          <w:rPr>
            <w:rFonts w:ascii="Mongolian Baiti" w:hAnsi="Mongolian Baiti" w:cs="Mongolian Baiti"/>
            <w:color w:val="2C3E50"/>
            <w:sz w:val="26"/>
            <w:szCs w:val="26"/>
            <w:shd w:val="clear" w:color="auto" w:fill="FFFFFF"/>
          </w:rPr>
          <w:t>ᠳᠤᠮᠳᠠᠳᠤ</w:t>
        </w:r>
        <w:proofErr w:type="spellEnd"/>
        <w:r w:rsidR="00C72444">
          <w:rPr>
            <w:rFonts w:ascii="mongolian" w:hAnsi="mongolian"/>
            <w:color w:val="2C3E50"/>
            <w:sz w:val="26"/>
            <w:szCs w:val="26"/>
            <w:shd w:val="clear" w:color="auto" w:fill="FFFFFF"/>
          </w:rPr>
          <w:t xml:space="preserve"> </w:t>
        </w:r>
        <w:proofErr w:type="spellStart"/>
        <w:r w:rsidR="00C72444">
          <w:rPr>
            <w:rFonts w:ascii="Mongolian Baiti" w:hAnsi="Mongolian Baiti" w:cs="Mongolian Baiti"/>
            <w:color w:val="2C3E50"/>
            <w:sz w:val="26"/>
            <w:szCs w:val="26"/>
            <w:shd w:val="clear" w:color="auto" w:fill="FFFFFF"/>
          </w:rPr>
          <w:t>ᠤᠯᠤᠰ</w:t>
        </w:r>
        <w:proofErr w:type="spellEnd"/>
        <w:r w:rsidR="00C72444">
          <w:rPr>
            <w:rFonts w:ascii="mongolian" w:hAnsi="mongolian"/>
            <w:color w:val="2C3E50"/>
            <w:sz w:val="26"/>
            <w:szCs w:val="26"/>
            <w:shd w:val="clear" w:color="auto" w:fill="FFFFFF"/>
          </w:rPr>
          <w:t> </w:t>
        </w:r>
        <w:proofErr w:type="spellStart"/>
        <w:r w:rsidR="00C72444">
          <w:rPr>
            <w:rFonts w:ascii="Mongolian Baiti" w:hAnsi="Mongolian Baiti" w:cs="Mongolian Baiti"/>
            <w:color w:val="2C3E50"/>
            <w:sz w:val="26"/>
            <w:szCs w:val="26"/>
            <w:shd w:val="clear" w:color="auto" w:fill="FFFFFF"/>
          </w:rPr>
          <w:t>ᠤᠨ</w:t>
        </w:r>
        <w:proofErr w:type="spellEnd"/>
        <w:r w:rsidR="00C72444">
          <w:rPr>
            <w:rFonts w:ascii="mongolian" w:hAnsi="mongolian"/>
            <w:color w:val="2C3E50"/>
            <w:sz w:val="26"/>
            <w:szCs w:val="26"/>
            <w:shd w:val="clear" w:color="auto" w:fill="FFFFFF"/>
          </w:rPr>
          <w:t xml:space="preserve"> </w:t>
        </w:r>
        <w:proofErr w:type="spellStart"/>
        <w:r w:rsidR="00C72444">
          <w:rPr>
            <w:rFonts w:ascii="Mongolian Baiti" w:hAnsi="Mongolian Baiti" w:cs="Mongolian Baiti"/>
            <w:color w:val="2C3E50"/>
            <w:sz w:val="26"/>
            <w:szCs w:val="26"/>
            <w:shd w:val="clear" w:color="auto" w:fill="FFFFFF"/>
          </w:rPr>
          <w:t>ᠡᠰᠲ᠋ᠷᠠᠳ</w:t>
        </w:r>
        <w:proofErr w:type="spellEnd"/>
        <w:r w:rsidR="00C72444">
          <w:rPr>
            <w:rFonts w:ascii="Mongolian Baiti" w:hAnsi="Mongolian Baiti" w:cs="Mongolian Baiti"/>
            <w:color w:val="2C3E50"/>
            <w:sz w:val="26"/>
            <w:szCs w:val="26"/>
            <w:shd w:val="clear" w:color="auto" w:fill="FFFFFF"/>
          </w:rPr>
          <w:t>᠋</w:t>
        </w:r>
        <w:r w:rsidR="00C72444">
          <w:rPr>
            <w:rFonts w:ascii="mongolian" w:hAnsi="mongolian"/>
            <w:color w:val="2C3E50"/>
            <w:sz w:val="26"/>
            <w:szCs w:val="26"/>
            <w:shd w:val="clear" w:color="auto" w:fill="FFFFFF"/>
          </w:rPr>
          <w:t xml:space="preserve"> ‍</w:t>
        </w:r>
        <w:proofErr w:type="spellStart"/>
        <w:r w:rsidR="00C72444">
          <w:rPr>
            <w:rFonts w:ascii="Mongolian Baiti" w:hAnsi="Mongolian Baiti" w:cs="Mongolian Baiti"/>
            <w:color w:val="2C3E50"/>
            <w:sz w:val="26"/>
            <w:szCs w:val="26"/>
            <w:shd w:val="clear" w:color="auto" w:fill="FFFFFF"/>
          </w:rPr>
          <w:t>ᠣᠨ</w:t>
        </w:r>
        <w:proofErr w:type="spellEnd"/>
        <w:r w:rsidR="00C72444">
          <w:rPr>
            <w:rFonts w:ascii="mongolian" w:hAnsi="mongolian"/>
            <w:color w:val="2C3E50"/>
            <w:sz w:val="26"/>
            <w:szCs w:val="26"/>
            <w:shd w:val="clear" w:color="auto" w:fill="FFFFFF"/>
          </w:rPr>
          <w:t xml:space="preserve"> </w:t>
        </w:r>
        <w:proofErr w:type="spellStart"/>
        <w:r w:rsidR="00C72444">
          <w:rPr>
            <w:rFonts w:ascii="Mongolian Baiti" w:hAnsi="Mongolian Baiti" w:cs="Mongolian Baiti"/>
            <w:color w:val="2C3E50"/>
            <w:sz w:val="26"/>
            <w:szCs w:val="26"/>
            <w:shd w:val="clear" w:color="auto" w:fill="FFFFFF"/>
          </w:rPr>
          <w:t>ᠳᠠᠭᠤᠴᠢᠨ</w:t>
        </w:r>
        <w:proofErr w:type="spellEnd"/>
        <w:r w:rsidR="00C72444">
          <w:rPr>
            <w:rFonts w:ascii="mongolian" w:hAnsi="mongolian"/>
            <w:color w:val="2C3E50"/>
            <w:sz w:val="26"/>
            <w:szCs w:val="26"/>
            <w:shd w:val="clear" w:color="auto" w:fill="FFFFFF"/>
          </w:rPr>
          <w:t xml:space="preserve"> </w:t>
        </w:r>
        <w:r w:rsidR="00C72444">
          <w:rPr>
            <w:rFonts w:ascii="Mongolian Baiti" w:hAnsi="Mongolian Baiti" w:cs="Mongolian Baiti"/>
            <w:color w:val="2C3E50"/>
            <w:sz w:val="26"/>
            <w:szCs w:val="26"/>
            <w:shd w:val="clear" w:color="auto" w:fill="FFFFFF"/>
          </w:rPr>
          <w:t>᠂</w:t>
        </w:r>
        <w:r w:rsidR="00C72444">
          <w:rPr>
            <w:rFonts w:ascii="mongolian" w:hAnsi="mongolian"/>
            <w:color w:val="2C3E50"/>
            <w:sz w:val="26"/>
            <w:szCs w:val="26"/>
            <w:shd w:val="clear" w:color="auto" w:fill="FFFFFF"/>
          </w:rPr>
          <w:t xml:space="preserve"> </w:t>
        </w:r>
        <w:proofErr w:type="spellStart"/>
        <w:r w:rsidR="00C72444">
          <w:rPr>
            <w:rFonts w:ascii="Mongolian Baiti" w:hAnsi="Mongolian Baiti" w:cs="Mongolian Baiti"/>
            <w:color w:val="2C3E50"/>
            <w:sz w:val="26"/>
            <w:szCs w:val="26"/>
            <w:shd w:val="clear" w:color="auto" w:fill="FFFFFF"/>
          </w:rPr>
          <w:t>ᠬᠥᠭᠵᠢᠮᠴᠢᠨ</w:t>
        </w:r>
        <w:proofErr w:type="spellEnd"/>
        <w:r w:rsidR="00C72444">
          <w:rPr>
            <w:rFonts w:ascii="mongolian" w:hAnsi="mongolian"/>
            <w:color w:val="2C3E50"/>
            <w:sz w:val="26"/>
            <w:szCs w:val="26"/>
            <w:shd w:val="clear" w:color="auto" w:fill="FFFFFF"/>
          </w:rPr>
          <w:t xml:space="preserve"> </w:t>
        </w:r>
        <w:r w:rsidR="00C72444">
          <w:rPr>
            <w:rFonts w:ascii="Mongolian Baiti" w:hAnsi="Mongolian Baiti" w:cs="Mongolian Baiti"/>
            <w:color w:val="2C3E50"/>
            <w:sz w:val="26"/>
            <w:szCs w:val="26"/>
            <w:shd w:val="clear" w:color="auto" w:fill="FFFFFF"/>
          </w:rPr>
          <w:t>᠂</w:t>
        </w:r>
        <w:r w:rsidR="00C72444">
          <w:rPr>
            <w:rFonts w:ascii="mongolian" w:hAnsi="mongolian"/>
            <w:color w:val="2C3E50"/>
            <w:sz w:val="26"/>
            <w:szCs w:val="26"/>
            <w:shd w:val="clear" w:color="auto" w:fill="FFFFFF"/>
          </w:rPr>
          <w:t xml:space="preserve"> </w:t>
        </w:r>
        <w:proofErr w:type="spellStart"/>
        <w:r w:rsidR="00C72444">
          <w:rPr>
            <w:rFonts w:ascii="Mongolian Baiti" w:hAnsi="Mongolian Baiti" w:cs="Mongolian Baiti"/>
            <w:color w:val="2C3E50"/>
            <w:sz w:val="26"/>
            <w:szCs w:val="26"/>
            <w:shd w:val="clear" w:color="auto" w:fill="FFFFFF"/>
          </w:rPr>
          <w:t>ᠲᠣᠭᠯᠠᠭᠴᠢ</w:t>
        </w:r>
        <w:proofErr w:type="spellEnd"/>
        <w:r w:rsidR="00C72444">
          <w:rPr>
            <w:rFonts w:ascii="mongolian" w:hAnsi="mongolian"/>
            <w:color w:val="2C3E50"/>
            <w:sz w:val="26"/>
            <w:szCs w:val="26"/>
            <w:shd w:val="clear" w:color="auto" w:fill="FFFFFF"/>
          </w:rPr>
          <w:t xml:space="preserve"> </w:t>
        </w:r>
        <w:r w:rsidR="00C72444">
          <w:rPr>
            <w:rFonts w:ascii="Mongolian Baiti" w:hAnsi="Mongolian Baiti" w:cs="Mongolian Baiti"/>
            <w:color w:val="2C3E50"/>
            <w:sz w:val="26"/>
            <w:szCs w:val="26"/>
            <w:shd w:val="clear" w:color="auto" w:fill="FFFFFF"/>
          </w:rPr>
          <w:t>᠂</w:t>
        </w:r>
        <w:r w:rsidR="00C72444">
          <w:rPr>
            <w:rFonts w:ascii="mongolian" w:hAnsi="mongolian"/>
            <w:color w:val="2C3E50"/>
            <w:sz w:val="26"/>
            <w:szCs w:val="26"/>
            <w:shd w:val="clear" w:color="auto" w:fill="FFFFFF"/>
          </w:rPr>
          <w:t xml:space="preserve"> </w:t>
        </w:r>
        <w:proofErr w:type="spellStart"/>
        <w:r w:rsidR="00C72444">
          <w:rPr>
            <w:rFonts w:ascii="Mongolian Baiti" w:hAnsi="Mongolian Baiti" w:cs="Mongolian Baiti"/>
            <w:color w:val="2C3E50"/>
            <w:sz w:val="26"/>
            <w:szCs w:val="26"/>
            <w:shd w:val="clear" w:color="auto" w:fill="FFFFFF"/>
          </w:rPr>
          <w:t>ᠤᠳᠤᠷᠢᠳᠤᠭᠠᠴᠢ</w:t>
        </w:r>
        <w:proofErr w:type="spellEnd"/>
        <w:r w:rsidR="00C72444">
          <w:rPr>
            <w:rFonts w:ascii="mongolian" w:hAnsi="mongolian"/>
            <w:color w:val="2C3E50"/>
            <w:sz w:val="26"/>
            <w:szCs w:val="26"/>
            <w:shd w:val="clear" w:color="auto" w:fill="FFFFFF"/>
          </w:rPr>
          <w:t xml:space="preserve"> </w:t>
        </w:r>
        <w:r w:rsidR="00C72444">
          <w:rPr>
            <w:rFonts w:ascii="Mongolian Baiti" w:hAnsi="Mongolian Baiti" w:cs="Mongolian Baiti"/>
            <w:color w:val="2C3E50"/>
            <w:sz w:val="26"/>
            <w:szCs w:val="26"/>
            <w:shd w:val="clear" w:color="auto" w:fill="FFFFFF"/>
          </w:rPr>
          <w:t>᠂</w:t>
        </w:r>
        <w:r w:rsidR="00C72444">
          <w:rPr>
            <w:rFonts w:ascii="mongolian" w:hAnsi="mongolian"/>
            <w:color w:val="2C3E50"/>
            <w:sz w:val="26"/>
            <w:szCs w:val="26"/>
            <w:shd w:val="clear" w:color="auto" w:fill="FFFFFF"/>
          </w:rPr>
          <w:t xml:space="preserve"> </w:t>
        </w:r>
        <w:proofErr w:type="spellStart"/>
        <w:r w:rsidR="00C72444">
          <w:rPr>
            <w:rFonts w:ascii="Mongolian Baiti" w:hAnsi="Mongolian Baiti" w:cs="Mongolian Baiti"/>
            <w:color w:val="2C3E50"/>
            <w:sz w:val="26"/>
            <w:szCs w:val="26"/>
            <w:shd w:val="clear" w:color="auto" w:fill="FFFFFF"/>
          </w:rPr>
          <w:t>ᠵᠦᠴᠦᠭᠡ</w:t>
        </w:r>
        <w:proofErr w:type="spellEnd"/>
        <w:r w:rsidR="00C72444">
          <w:rPr>
            <w:rFonts w:ascii="mongolian" w:hAnsi="mongolian"/>
            <w:color w:val="2C3E50"/>
            <w:sz w:val="26"/>
            <w:szCs w:val="26"/>
            <w:shd w:val="clear" w:color="auto" w:fill="FFFFFF"/>
          </w:rPr>
          <w:t xml:space="preserve"> </w:t>
        </w:r>
        <w:proofErr w:type="spellStart"/>
        <w:r w:rsidR="00C72444">
          <w:rPr>
            <w:rFonts w:ascii="Mongolian Baiti" w:hAnsi="Mongolian Baiti" w:cs="Mongolian Baiti"/>
            <w:color w:val="2C3E50"/>
            <w:sz w:val="26"/>
            <w:szCs w:val="26"/>
            <w:shd w:val="clear" w:color="auto" w:fill="FFFFFF"/>
          </w:rPr>
          <w:t>ᠨᠠᠶᠢᠷᠠᠭᠤᠯᠤᠭᠴᠢ</w:t>
        </w:r>
        <w:proofErr w:type="spellEnd"/>
        <w:r w:rsidR="00C72444">
          <w:rPr>
            <w:rFonts w:ascii="mongolian" w:hAnsi="mongolian"/>
            <w:color w:val="2C3E50"/>
            <w:sz w:val="26"/>
            <w:szCs w:val="26"/>
            <w:shd w:val="clear" w:color="auto" w:fill="FFFFFF"/>
          </w:rPr>
          <w:t xml:space="preserve"> </w:t>
        </w:r>
        <w:r w:rsidR="00C72444">
          <w:rPr>
            <w:rFonts w:ascii="Mongolian Baiti" w:hAnsi="Mongolian Baiti" w:cs="Mongolian Baiti"/>
            <w:color w:val="2C3E50"/>
            <w:sz w:val="26"/>
            <w:szCs w:val="26"/>
            <w:shd w:val="clear" w:color="auto" w:fill="FFFFFF"/>
          </w:rPr>
          <w:t>᠃</w:t>
        </w:r>
      </w:ins>
      <w:del w:id="15" w:author="司 赟" w:date="2022-06-27T09:54:00Z">
        <w:r w:rsidRPr="0072403B" w:rsidDel="00C72444">
          <w:rPr>
            <w:rFonts w:ascii="Mongolian Baiti" w:eastAsiaTheme="minorEastAsia" w:hAnsi="Mongolian Baiti" w:cs="Mongolian Baiti"/>
            <w:sz w:val="28"/>
            <w:szCs w:val="20"/>
          </w:rPr>
          <w:delText>ᠵᠧᠸ</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ᠵᠢᠶᠧ</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ᠯᠦᠨ</w:delText>
        </w:r>
      </w:del>
      <w:del w:id="16" w:author="司 赟" w:date="2022-06-27T09:55:00Z">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w:delText>
        </w:r>
        <w:r w:rsidRPr="0072403B" w:rsidDel="00C72444">
          <w:rPr>
            <w:rFonts w:ascii="Times New Roman" w:eastAsiaTheme="minorEastAsia" w:hAnsi="Times New Roman" w:cs="Times New Roman"/>
            <w:sz w:val="28"/>
            <w:szCs w:val="20"/>
          </w:rPr>
          <w:delText xml:space="preserve"> 1979 </w:delText>
        </w:r>
        <w:r w:rsidRPr="0072403B" w:rsidDel="00C72444">
          <w:rPr>
            <w:rFonts w:ascii="Mongolian Baiti" w:eastAsiaTheme="minorEastAsia" w:hAnsi="Mongolian Baiti" w:cs="Mongolian Baiti"/>
            <w:sz w:val="28"/>
            <w:szCs w:val="20"/>
          </w:rPr>
          <w:delText>ᠣᠨ</w:delText>
        </w:r>
        <w:r w:rsidRPr="0072403B" w:rsidDel="00C72444">
          <w:rPr>
            <w:rFonts w:ascii="Times New Roman" w:eastAsiaTheme="minorEastAsia" w:hAnsi="Times New Roman" w:cs="Times New Roman"/>
            <w:sz w:val="28"/>
            <w:szCs w:val="20"/>
          </w:rPr>
          <w:delText> </w:delText>
        </w:r>
        <w:r w:rsidRPr="0072403B" w:rsidDel="00C72444">
          <w:rPr>
            <w:rFonts w:ascii="Mongolian Baiti" w:eastAsiaTheme="minorEastAsia" w:hAnsi="Mongolian Baiti" w:cs="Mongolian Baiti"/>
            <w:sz w:val="28"/>
            <w:szCs w:val="20"/>
          </w:rPr>
          <w:delText>ᠳᠤ</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ᠲᠠᠶᠢᠸᠠᠨ</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ᠮᠤᠵᠢ</w:delText>
        </w:r>
        <w:r w:rsidRPr="0072403B" w:rsidDel="00C72444">
          <w:rPr>
            <w:rFonts w:ascii="Times New Roman" w:eastAsiaTheme="minorEastAsia" w:hAnsi="Times New Roman" w:cs="Times New Roman"/>
            <w:sz w:val="28"/>
            <w:szCs w:val="20"/>
          </w:rPr>
          <w:delText>  </w:delText>
        </w:r>
        <w:r w:rsidRPr="0072403B" w:rsidDel="00C72444">
          <w:rPr>
            <w:rFonts w:ascii="Mongolian Baiti" w:eastAsiaTheme="minorEastAsia" w:hAnsi="Mongolian Baiti" w:cs="Mongolian Baiti"/>
            <w:sz w:val="28"/>
            <w:szCs w:val="20"/>
          </w:rPr>
          <w:delText>ᠶᠢᠨ</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ᠰᠢᠨᠪᠸᠢ</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ᠬᠣᠲᠠ</w:delText>
        </w:r>
        <w:r w:rsidRPr="0072403B" w:rsidDel="00C72444">
          <w:rPr>
            <w:rFonts w:ascii="Times New Roman" w:eastAsiaTheme="minorEastAsia" w:hAnsi="Times New Roman" w:cs="Times New Roman"/>
            <w:sz w:val="28"/>
            <w:szCs w:val="20"/>
          </w:rPr>
          <w:delText> </w:delText>
        </w:r>
        <w:r w:rsidRPr="0072403B" w:rsidDel="00C72444">
          <w:rPr>
            <w:rFonts w:ascii="Mongolian Baiti" w:eastAsiaTheme="minorEastAsia" w:hAnsi="Mongolian Baiti" w:cs="Mongolian Baiti"/>
            <w:sz w:val="28"/>
            <w:szCs w:val="20"/>
          </w:rPr>
          <w:delText>ᠳᠤ</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ᠳᠦᠷᠦᠵᠡᠶ</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ᠳᠡᠭᠡᠳᠦᠰ</w:delText>
        </w:r>
        <w:r w:rsidRPr="0072403B" w:rsidDel="00C72444">
          <w:rPr>
            <w:rFonts w:ascii="Times New Roman" w:eastAsiaTheme="minorEastAsia" w:hAnsi="Times New Roman" w:cs="Times New Roman"/>
            <w:sz w:val="28"/>
            <w:szCs w:val="20"/>
          </w:rPr>
          <w:delText> </w:delText>
        </w:r>
        <w:r w:rsidRPr="0072403B" w:rsidDel="00C72444">
          <w:rPr>
            <w:rFonts w:ascii="Mongolian Baiti" w:eastAsiaTheme="minorEastAsia" w:hAnsi="Mongolian Baiti" w:cs="Mongolian Baiti"/>
            <w:sz w:val="28"/>
            <w:szCs w:val="20"/>
          </w:rPr>
          <w:delText>ᠦᠨ</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ᠨᠤᠲᠤᠭ</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ᠨᠢ</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ᠹᠦᠵᠢᠶᠠᠨ</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ᠮᠤᠵᠢ</w:delText>
        </w:r>
        <w:r w:rsidRPr="0072403B" w:rsidDel="00C72444">
          <w:rPr>
            <w:rFonts w:ascii="Times New Roman" w:eastAsiaTheme="minorEastAsia" w:hAnsi="Times New Roman" w:cs="Times New Roman"/>
            <w:sz w:val="28"/>
            <w:szCs w:val="20"/>
          </w:rPr>
          <w:delText>  </w:delText>
        </w:r>
        <w:r w:rsidRPr="0072403B" w:rsidDel="00C72444">
          <w:rPr>
            <w:rFonts w:ascii="Mongolian Baiti" w:eastAsiaTheme="minorEastAsia" w:hAnsi="Mongolian Baiti" w:cs="Mongolian Baiti"/>
            <w:sz w:val="28"/>
            <w:szCs w:val="20"/>
          </w:rPr>
          <w:delText>ᠶᠢᠨ</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ᠴᠢᠤᠸᠠᠨᠵᠸᠤ</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ᠬᠣᠲᠠ</w:delText>
        </w:r>
        <w:r w:rsidRPr="0072403B" w:rsidDel="00C72444">
          <w:rPr>
            <w:rFonts w:ascii="Times New Roman" w:eastAsiaTheme="minorEastAsia" w:hAnsi="Times New Roman" w:cs="Times New Roman"/>
            <w:sz w:val="28"/>
            <w:szCs w:val="20"/>
          </w:rPr>
          <w:delText>  </w:delText>
        </w:r>
        <w:r w:rsidRPr="0072403B" w:rsidDel="00C72444">
          <w:rPr>
            <w:rFonts w:ascii="Mongolian Baiti" w:eastAsiaTheme="minorEastAsia" w:hAnsi="Mongolian Baiti" w:cs="Mongolian Baiti"/>
            <w:sz w:val="28"/>
            <w:szCs w:val="20"/>
          </w:rPr>
          <w:delText>ᠶᠢᠨ</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ᠶᠦᠩᠴᠦ᠋ᠨ</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ᠰᠢᠶᠠᠨ</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ᠳᠤᠮᠳᠠᠳᠤ</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ᠤᠯᠤᠰ</w:delText>
        </w:r>
        <w:r w:rsidRPr="0072403B" w:rsidDel="00C72444">
          <w:rPr>
            <w:rFonts w:ascii="Times New Roman" w:eastAsiaTheme="minorEastAsia" w:hAnsi="Times New Roman" w:cs="Times New Roman"/>
            <w:sz w:val="28"/>
            <w:szCs w:val="20"/>
          </w:rPr>
          <w:delText> </w:delText>
        </w:r>
        <w:r w:rsidRPr="0072403B" w:rsidDel="00C72444">
          <w:rPr>
            <w:rFonts w:ascii="Mongolian Baiti" w:eastAsiaTheme="minorEastAsia" w:hAnsi="Mongolian Baiti" w:cs="Mongolian Baiti"/>
            <w:sz w:val="28"/>
            <w:szCs w:val="20"/>
          </w:rPr>
          <w:delText>ᠤᠨ</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ᠲᠠᠶᠢᠸᠠᠨ</w:delText>
        </w:r>
        <w:r w:rsidRPr="0072403B" w:rsidDel="00C72444">
          <w:rPr>
            <w:rFonts w:ascii="Times New Roman" w:eastAsiaTheme="minorEastAsia" w:hAnsi="Times New Roman" w:cs="Times New Roman"/>
            <w:sz w:val="28"/>
            <w:szCs w:val="20"/>
          </w:rPr>
          <w:delText> </w:delText>
        </w:r>
        <w:r w:rsidRPr="0072403B" w:rsidDel="00C72444">
          <w:rPr>
            <w:rFonts w:ascii="Mongolian Baiti" w:eastAsiaTheme="minorEastAsia" w:hAnsi="Mongolian Baiti" w:cs="Mongolian Baiti"/>
            <w:sz w:val="28"/>
            <w:szCs w:val="20"/>
          </w:rPr>
          <w:delText>ᠤ</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ᠡᠰᠲ᠋ᠷᠠᠳ᠋</w:delText>
        </w:r>
        <w:r w:rsidRPr="0072403B" w:rsidDel="00C72444">
          <w:rPr>
            <w:rFonts w:ascii="Times New Roman" w:eastAsiaTheme="minorEastAsia" w:hAnsi="Times New Roman" w:cs="Times New Roman"/>
            <w:sz w:val="28"/>
            <w:szCs w:val="20"/>
          </w:rPr>
          <w:delText xml:space="preserve"> </w:delText>
        </w:r>
        <w:r w:rsidDel="00C72444">
          <w:rPr>
            <w:rFonts w:ascii="Times New Roman" w:eastAsiaTheme="minorEastAsia" w:hAnsi="Times New Roman" w:cs="Times New Roman" w:hint="eastAsia"/>
            <w:sz w:val="28"/>
            <w:szCs w:val="20"/>
          </w:rPr>
          <w:delText xml:space="preserve"> </w:delText>
        </w:r>
        <w:r w:rsidRPr="0072403B" w:rsidDel="00C72444">
          <w:rPr>
            <w:rFonts w:ascii="Mongolian Baiti" w:eastAsiaTheme="minorEastAsia" w:hAnsi="Mongolian Baiti" w:cs="Mongolian Baiti"/>
            <w:sz w:val="28"/>
            <w:szCs w:val="20"/>
          </w:rPr>
          <w:delText>ᠣᠨ</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ᠡᠷᠡᠭᠲᠡᠶ</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ᠳᠠᠭᠤᠴᠢᠨ</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ᠬᠥᠭᠵᠢᠮᠴᠢᠨ</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ᠲᠣᠭᠯᠠᠭᠴᠢ</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ᠤᠳᠤᠷᠢᠳᠤᠭᠠᠴᠢ</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ᠵᠦᠴᠦᠭᠡ</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ᠨᠠᠶᠢᠷᠠᠭᠤᠯᠤᠭᠴᠢ</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ᠳ᠋ᠠᠨᠵᠢᠶᠠᠩ</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ᠳᠤᠮᠳᠠᠳᠤ</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ᠰᠤᠷᠭᠠᠭᠤᠯᠢ</w:delText>
        </w:r>
        <w:r w:rsidRPr="0072403B" w:rsidDel="00C72444">
          <w:rPr>
            <w:rFonts w:ascii="Times New Roman" w:eastAsiaTheme="minorEastAsia" w:hAnsi="Times New Roman" w:cs="Times New Roman"/>
            <w:sz w:val="28"/>
            <w:szCs w:val="20"/>
          </w:rPr>
          <w:delText>  </w:delText>
        </w:r>
        <w:r w:rsidRPr="0072403B" w:rsidDel="00C72444">
          <w:rPr>
            <w:rFonts w:ascii="Mongolian Baiti" w:eastAsiaTheme="minorEastAsia" w:hAnsi="Mongolian Baiti" w:cs="Mongolian Baiti"/>
            <w:sz w:val="28"/>
            <w:szCs w:val="20"/>
          </w:rPr>
          <w:delText>ᠠᠴᠠ</w:delText>
        </w:r>
        <w:r w:rsidRPr="0072403B" w:rsidDel="00C72444">
          <w:rPr>
            <w:rFonts w:ascii="Times New Roman" w:eastAsiaTheme="minorEastAsia" w:hAnsi="Times New Roman" w:cs="Times New Roman"/>
            <w:sz w:val="28"/>
            <w:szCs w:val="20"/>
          </w:rPr>
          <w:delText xml:space="preserve"> </w:delText>
        </w:r>
        <w:r w:rsidRPr="0072403B" w:rsidDel="00C72444">
          <w:rPr>
            <w:rFonts w:ascii="Mongolian Baiti" w:eastAsiaTheme="minorEastAsia" w:hAnsi="Mongolian Baiti" w:cs="Mongolian Baiti"/>
            <w:sz w:val="28"/>
            <w:szCs w:val="20"/>
          </w:rPr>
          <w:delText>ᠲᠡᠭᠦᠰᠪᠡ</w:delText>
        </w:r>
        <w:r w:rsidRPr="0072403B" w:rsidDel="00C72444">
          <w:rPr>
            <w:rFonts w:ascii="Times New Roman" w:eastAsiaTheme="minorEastAsia" w:hAnsi="Times New Roman" w:cs="Times New Roman"/>
            <w:sz w:val="28"/>
            <w:szCs w:val="20"/>
          </w:rPr>
          <w:delText xml:space="preserve"> </w:delText>
        </w:r>
      </w:del>
      <w:r>
        <w:rPr>
          <w:rFonts w:ascii="Times New Roman" w:eastAsiaTheme="minorEastAsia" w:hAnsi="Times New Roman" w:cs="Times New Roman" w:hint="eastAsia"/>
          <w:sz w:val="28"/>
          <w:szCs w:val="20"/>
        </w:rPr>
        <w:t>（</w:t>
      </w:r>
      <w:ins w:id="17" w:author="zdjt" w:date="2022-06-27T09:49:00Z">
        <w:r w:rsidR="00B94E6F">
          <w:rPr>
            <w:rFonts w:ascii="Times New Roman" w:eastAsiaTheme="minorEastAsia" w:hAnsi="Times New Roman" w:cs="Times New Roman" w:hint="eastAsia"/>
            <w:sz w:val="28"/>
            <w:szCs w:val="28"/>
          </w:rPr>
          <w:t>张三</w:t>
        </w:r>
      </w:ins>
      <w:del w:id="18" w:author="zdjt" w:date="2022-06-27T09:49:00Z">
        <w:r w:rsidRPr="005E231D" w:rsidDel="00B94E6F">
          <w:rPr>
            <w:rFonts w:ascii="Times New Roman" w:eastAsiaTheme="minorEastAsia" w:hAnsi="Times New Roman" w:cs="Times New Roman" w:hint="eastAsia"/>
            <w:sz w:val="28"/>
            <w:szCs w:val="28"/>
          </w:rPr>
          <w:delText>周杰伦</w:delText>
        </w:r>
      </w:del>
      <w:r w:rsidRPr="005E231D">
        <w:rPr>
          <w:rFonts w:ascii="Times New Roman" w:eastAsiaTheme="minorEastAsia" w:hAnsi="Times New Roman" w:cs="Times New Roman" w:hint="eastAsia"/>
          <w:sz w:val="28"/>
          <w:szCs w:val="28"/>
        </w:rPr>
        <w:t>，</w:t>
      </w:r>
      <w:r w:rsidRPr="005E231D">
        <w:rPr>
          <w:rFonts w:ascii="Times New Roman" w:eastAsiaTheme="minorEastAsia" w:hAnsi="Times New Roman" w:cs="Times New Roman" w:hint="eastAsia"/>
          <w:sz w:val="28"/>
          <w:szCs w:val="28"/>
        </w:rPr>
        <w:t>1979</w:t>
      </w:r>
      <w:r w:rsidRPr="005E231D">
        <w:rPr>
          <w:rFonts w:ascii="Times New Roman" w:eastAsiaTheme="minorEastAsia" w:hAnsi="Times New Roman" w:cs="Times New Roman" w:hint="eastAsia"/>
          <w:sz w:val="28"/>
          <w:szCs w:val="28"/>
        </w:rPr>
        <w:t>年出生于</w:t>
      </w:r>
      <w:del w:id="19" w:author="zdjt" w:date="2022-06-27T09:51:00Z">
        <w:r w:rsidRPr="005E231D" w:rsidDel="00B94E6F">
          <w:rPr>
            <w:rFonts w:ascii="Times New Roman" w:eastAsiaTheme="minorEastAsia" w:hAnsi="Times New Roman" w:cs="Times New Roman" w:hint="eastAsia"/>
            <w:sz w:val="28"/>
            <w:szCs w:val="28"/>
          </w:rPr>
          <w:delText>台湾</w:delText>
        </w:r>
      </w:del>
      <w:ins w:id="20" w:author="zdjt" w:date="2022-06-27T09:51:00Z">
        <w:r w:rsidR="00B94E6F">
          <w:rPr>
            <w:rFonts w:ascii="Times New Roman" w:eastAsiaTheme="minorEastAsia" w:hAnsi="Times New Roman" w:cs="Times New Roman" w:hint="eastAsia"/>
            <w:sz w:val="28"/>
            <w:szCs w:val="28"/>
          </w:rPr>
          <w:t>xx</w:t>
        </w:r>
      </w:ins>
      <w:r w:rsidRPr="005E231D">
        <w:rPr>
          <w:rFonts w:ascii="Times New Roman" w:eastAsiaTheme="minorEastAsia" w:hAnsi="Times New Roman" w:cs="Times New Roman" w:hint="eastAsia"/>
          <w:sz w:val="28"/>
          <w:szCs w:val="28"/>
        </w:rPr>
        <w:t>省</w:t>
      </w:r>
      <w:ins w:id="21" w:author="zdjt" w:date="2022-06-27T09:51:00Z">
        <w:r w:rsidR="00B94E6F">
          <w:rPr>
            <w:rFonts w:ascii="Times New Roman" w:eastAsiaTheme="minorEastAsia" w:hAnsi="Times New Roman" w:cs="Times New Roman" w:hint="eastAsia"/>
            <w:sz w:val="28"/>
            <w:szCs w:val="28"/>
          </w:rPr>
          <w:t>xx</w:t>
        </w:r>
      </w:ins>
      <w:del w:id="22" w:author="zdjt" w:date="2022-06-27T09:51:00Z">
        <w:r w:rsidRPr="005E231D" w:rsidDel="00B94E6F">
          <w:rPr>
            <w:rFonts w:ascii="Times New Roman" w:eastAsiaTheme="minorEastAsia" w:hAnsi="Times New Roman" w:cs="Times New Roman" w:hint="eastAsia"/>
            <w:sz w:val="28"/>
            <w:szCs w:val="28"/>
          </w:rPr>
          <w:delText>新北</w:delText>
        </w:r>
      </w:del>
      <w:r w:rsidRPr="005E231D">
        <w:rPr>
          <w:rFonts w:ascii="Times New Roman" w:eastAsiaTheme="minorEastAsia" w:hAnsi="Times New Roman" w:cs="Times New Roman" w:hint="eastAsia"/>
          <w:sz w:val="28"/>
          <w:szCs w:val="28"/>
        </w:rPr>
        <w:t>市，祖籍</w:t>
      </w:r>
      <w:ins w:id="23" w:author="zdjt" w:date="2022-06-27T09:51:00Z">
        <w:r w:rsidR="00B94E6F">
          <w:rPr>
            <w:rFonts w:ascii="Times New Roman" w:eastAsiaTheme="minorEastAsia" w:hAnsi="Times New Roman" w:cs="Times New Roman" w:hint="eastAsia"/>
            <w:sz w:val="28"/>
            <w:szCs w:val="28"/>
          </w:rPr>
          <w:t>xx</w:t>
        </w:r>
      </w:ins>
      <w:del w:id="24" w:author="zdjt" w:date="2022-06-27T09:51:00Z">
        <w:r w:rsidRPr="005E231D" w:rsidDel="00B94E6F">
          <w:rPr>
            <w:rFonts w:ascii="Times New Roman" w:eastAsiaTheme="minorEastAsia" w:hAnsi="Times New Roman" w:cs="Times New Roman" w:hint="eastAsia"/>
            <w:sz w:val="28"/>
            <w:szCs w:val="28"/>
          </w:rPr>
          <w:delText>福建</w:delText>
        </w:r>
      </w:del>
      <w:r w:rsidRPr="005E231D">
        <w:rPr>
          <w:rFonts w:ascii="Times New Roman" w:eastAsiaTheme="minorEastAsia" w:hAnsi="Times New Roman" w:cs="Times New Roman" w:hint="eastAsia"/>
          <w:sz w:val="28"/>
          <w:szCs w:val="28"/>
        </w:rPr>
        <w:t>省</w:t>
      </w:r>
      <w:ins w:id="25" w:author="zdjt" w:date="2022-06-27T09:51:00Z">
        <w:r w:rsidR="00B94E6F">
          <w:rPr>
            <w:rFonts w:ascii="Times New Roman" w:eastAsiaTheme="minorEastAsia" w:hAnsi="Times New Roman" w:cs="Times New Roman" w:hint="eastAsia"/>
            <w:sz w:val="28"/>
            <w:szCs w:val="28"/>
          </w:rPr>
          <w:t>xx</w:t>
        </w:r>
      </w:ins>
      <w:del w:id="26" w:author="zdjt" w:date="2022-06-27T09:51:00Z">
        <w:r w:rsidRPr="005E231D" w:rsidDel="00B94E6F">
          <w:rPr>
            <w:rFonts w:ascii="Times New Roman" w:eastAsiaTheme="minorEastAsia" w:hAnsi="Times New Roman" w:cs="Times New Roman" w:hint="eastAsia"/>
            <w:sz w:val="28"/>
            <w:szCs w:val="28"/>
          </w:rPr>
          <w:delText>泉州</w:delText>
        </w:r>
      </w:del>
      <w:r w:rsidRPr="005E231D">
        <w:rPr>
          <w:rFonts w:ascii="Times New Roman" w:eastAsiaTheme="minorEastAsia" w:hAnsi="Times New Roman" w:cs="Times New Roman" w:hint="eastAsia"/>
          <w:sz w:val="28"/>
          <w:szCs w:val="28"/>
        </w:rPr>
        <w:t>市</w:t>
      </w:r>
      <w:ins w:id="27" w:author="zdjt" w:date="2022-06-27T09:51:00Z">
        <w:r w:rsidR="00B94E6F">
          <w:rPr>
            <w:rFonts w:ascii="Times New Roman" w:eastAsiaTheme="minorEastAsia" w:hAnsi="Times New Roman" w:cs="Times New Roman" w:hint="eastAsia"/>
            <w:sz w:val="28"/>
            <w:szCs w:val="28"/>
          </w:rPr>
          <w:t>xx</w:t>
        </w:r>
      </w:ins>
      <w:del w:id="28" w:author="zdjt" w:date="2022-06-27T09:51:00Z">
        <w:r w:rsidRPr="005E231D" w:rsidDel="00B94E6F">
          <w:rPr>
            <w:rFonts w:ascii="Times New Roman" w:eastAsiaTheme="minorEastAsia" w:hAnsi="Times New Roman" w:cs="Times New Roman" w:hint="eastAsia"/>
            <w:sz w:val="28"/>
            <w:szCs w:val="28"/>
          </w:rPr>
          <w:delText>永春</w:delText>
        </w:r>
      </w:del>
      <w:r w:rsidRPr="005E231D">
        <w:rPr>
          <w:rFonts w:ascii="Times New Roman" w:eastAsiaTheme="minorEastAsia" w:hAnsi="Times New Roman" w:cs="Times New Roman" w:hint="eastAsia"/>
          <w:sz w:val="28"/>
          <w:szCs w:val="28"/>
        </w:rPr>
        <w:t>县，中国</w:t>
      </w:r>
      <w:del w:id="29" w:author="zdjt" w:date="2022-06-27T09:51:00Z">
        <w:r w:rsidRPr="005E231D" w:rsidDel="00B94E6F">
          <w:rPr>
            <w:rFonts w:ascii="Times New Roman" w:eastAsiaTheme="minorEastAsia" w:hAnsi="Times New Roman" w:cs="Times New Roman" w:hint="eastAsia"/>
            <w:sz w:val="28"/>
            <w:szCs w:val="28"/>
          </w:rPr>
          <w:delText>台湾</w:delText>
        </w:r>
      </w:del>
      <w:r w:rsidRPr="005E231D">
        <w:rPr>
          <w:rFonts w:ascii="Times New Roman" w:eastAsiaTheme="minorEastAsia" w:hAnsi="Times New Roman" w:cs="Times New Roman" w:hint="eastAsia"/>
          <w:sz w:val="28"/>
          <w:szCs w:val="28"/>
        </w:rPr>
        <w:t>流行乐</w:t>
      </w:r>
      <w:del w:id="30" w:author="zdjt" w:date="2022-06-27T09:51:00Z">
        <w:r w:rsidRPr="005E231D" w:rsidDel="00B94E6F">
          <w:rPr>
            <w:rFonts w:ascii="Times New Roman" w:eastAsiaTheme="minorEastAsia" w:hAnsi="Times New Roman" w:cs="Times New Roman" w:hint="eastAsia"/>
            <w:sz w:val="28"/>
            <w:szCs w:val="28"/>
          </w:rPr>
          <w:delText>男</w:delText>
        </w:r>
      </w:del>
      <w:r w:rsidRPr="005E231D">
        <w:rPr>
          <w:rFonts w:ascii="Times New Roman" w:eastAsiaTheme="minorEastAsia" w:hAnsi="Times New Roman" w:cs="Times New Roman" w:hint="eastAsia"/>
          <w:sz w:val="28"/>
          <w:szCs w:val="28"/>
        </w:rPr>
        <w:t>歌手、音乐人、演员、导演、编剧</w:t>
      </w:r>
      <w:del w:id="31" w:author="zdjt" w:date="2022-06-27T09:51:00Z">
        <w:r w:rsidRPr="005E231D" w:rsidDel="00B94E6F">
          <w:rPr>
            <w:rFonts w:ascii="Times New Roman" w:eastAsiaTheme="minorEastAsia" w:hAnsi="Times New Roman" w:cs="Times New Roman" w:hint="eastAsia"/>
            <w:sz w:val="28"/>
            <w:szCs w:val="28"/>
          </w:rPr>
          <w:delText>，毕业于淡江中学</w:delText>
        </w:r>
      </w:del>
      <w:r w:rsidRPr="005E231D">
        <w:rPr>
          <w:rFonts w:ascii="Times New Roman" w:eastAsiaTheme="minorEastAsia" w:hAnsi="Times New Roman" w:cs="Times New Roman" w:hint="eastAsia"/>
          <w:sz w:val="28"/>
          <w:szCs w:val="28"/>
        </w:rPr>
        <w:t>。</w:t>
      </w:r>
      <w:r>
        <w:rPr>
          <w:rFonts w:ascii="Times New Roman" w:eastAsiaTheme="minorEastAsia" w:hAnsi="Times New Roman" w:cs="Times New Roman" w:hint="eastAsia"/>
          <w:sz w:val="28"/>
          <w:szCs w:val="20"/>
        </w:rPr>
        <w:t>）”</w:t>
      </w:r>
    </w:p>
    <w:p w14:paraId="4DE4ECE5" w14:textId="77777777" w:rsidR="007D56C1" w:rsidRPr="00B818B3" w:rsidRDefault="007D56C1" w:rsidP="00103D3F">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p>
    <w:p w14:paraId="6260F245" w14:textId="77777777" w:rsidR="007D56C1" w:rsidRPr="001D561C" w:rsidRDefault="007D56C1" w:rsidP="00103D3F">
      <w:pPr>
        <w:widowControl w:val="0"/>
        <w:snapToGrid/>
        <w:spacing w:after="0" w:line="360" w:lineRule="auto"/>
        <w:ind w:firstLineChars="200" w:firstLine="560"/>
        <w:jc w:val="both"/>
        <w:textAlignment w:val="baseline"/>
        <w:rPr>
          <w:rFonts w:ascii="Times New Roman" w:eastAsiaTheme="minorEastAsia" w:hAnsi="Times New Roman" w:cs="Times New Roman"/>
          <w:sz w:val="28"/>
          <w:szCs w:val="20"/>
        </w:rPr>
      </w:pPr>
      <w:r w:rsidRPr="001D561C">
        <w:rPr>
          <w:rFonts w:ascii="Times New Roman" w:eastAsiaTheme="minorEastAsia" w:hAnsi="Times New Roman" w:cs="Times New Roman"/>
          <w:sz w:val="28"/>
          <w:szCs w:val="20"/>
        </w:rPr>
        <w:t xml:space="preserve"> </w:t>
      </w:r>
    </w:p>
    <w:p w14:paraId="3C3B1C2E" w14:textId="77777777" w:rsidR="007D56C1" w:rsidRPr="001D561C" w:rsidRDefault="007D56C1" w:rsidP="007D56C1">
      <w:pPr>
        <w:widowControl w:val="0"/>
        <w:snapToGrid/>
        <w:spacing w:after="0" w:line="360" w:lineRule="auto"/>
        <w:textAlignment w:val="baseline"/>
        <w:rPr>
          <w:rFonts w:ascii="Times New Roman" w:eastAsiaTheme="minorEastAsia" w:hAnsi="Times New Roman" w:cs="Times New Roman"/>
          <w:sz w:val="28"/>
          <w:szCs w:val="20"/>
          <w:lang w:val="zh-CN"/>
        </w:rPr>
      </w:pPr>
    </w:p>
    <w:p w14:paraId="42B4E5C1" w14:textId="77777777" w:rsidR="007D56C1" w:rsidRPr="001D561C" w:rsidRDefault="007D56C1" w:rsidP="007D56C1">
      <w:pPr>
        <w:widowControl w:val="0"/>
        <w:snapToGrid/>
        <w:spacing w:after="0" w:line="360" w:lineRule="auto"/>
        <w:ind w:firstLineChars="200" w:firstLine="560"/>
        <w:textAlignment w:val="baseline"/>
        <w:rPr>
          <w:rFonts w:ascii="Times New Roman" w:eastAsiaTheme="minorEastAsia" w:hAnsi="Times New Roman" w:cs="Times New Roman"/>
          <w:sz w:val="28"/>
          <w:szCs w:val="20"/>
        </w:rPr>
        <w:sectPr w:rsidR="007D56C1" w:rsidRPr="001D561C" w:rsidSect="008A0467">
          <w:headerReference w:type="even" r:id="rId13"/>
          <w:headerReference w:type="default" r:id="rId14"/>
          <w:footerReference w:type="default" r:id="rId15"/>
          <w:headerReference w:type="first" r:id="rId16"/>
          <w:pgSz w:w="11907" w:h="16840"/>
          <w:pgMar w:top="1418" w:right="851" w:bottom="851" w:left="1418" w:header="0" w:footer="851" w:gutter="0"/>
          <w:pgNumType w:start="1"/>
          <w:cols w:space="720"/>
          <w:docGrid w:linePitch="353"/>
        </w:sectPr>
      </w:pPr>
    </w:p>
    <w:p w14:paraId="30DEFD2C" w14:textId="77777777" w:rsidR="007D56C1" w:rsidRPr="001D561C" w:rsidRDefault="007D56C1" w:rsidP="007D56C1">
      <w:pPr>
        <w:keepNext/>
        <w:keepLines/>
        <w:widowControl w:val="0"/>
        <w:pBdr>
          <w:bottom w:val="single" w:sz="12" w:space="0" w:color="auto"/>
        </w:pBdr>
        <w:snapToGrid/>
        <w:spacing w:after="60" w:line="360" w:lineRule="auto"/>
        <w:jc w:val="center"/>
        <w:textAlignment w:val="baseline"/>
        <w:outlineLvl w:val="0"/>
        <w:rPr>
          <w:rFonts w:ascii="Times New Roman" w:eastAsiaTheme="minorEastAsia" w:hAnsi="Times New Roman" w:cs="Times New Roman"/>
          <w:sz w:val="32"/>
          <w:szCs w:val="20"/>
        </w:rPr>
      </w:pPr>
      <w:r w:rsidRPr="001D561C">
        <w:rPr>
          <w:rFonts w:ascii="Times New Roman" w:eastAsiaTheme="minorEastAsia" w:hAnsi="Times New Roman" w:cs="Times New Roman"/>
          <w:sz w:val="36"/>
          <w:szCs w:val="20"/>
        </w:rPr>
        <w:lastRenderedPageBreak/>
        <w:t>说</w:t>
      </w:r>
      <w:r w:rsidRPr="001D561C">
        <w:rPr>
          <w:rFonts w:ascii="Times New Roman" w:eastAsiaTheme="minorEastAsia" w:hAnsi="Times New Roman" w:cs="Times New Roman"/>
          <w:sz w:val="36"/>
          <w:szCs w:val="20"/>
        </w:rPr>
        <w:t xml:space="preserve">    </w:t>
      </w:r>
      <w:r w:rsidRPr="001D561C">
        <w:rPr>
          <w:rFonts w:ascii="Times New Roman" w:eastAsiaTheme="minorEastAsia" w:hAnsi="Times New Roman" w:cs="Times New Roman"/>
          <w:sz w:val="36"/>
          <w:szCs w:val="20"/>
        </w:rPr>
        <w:t>明</w:t>
      </w:r>
      <w:r w:rsidRPr="001D561C">
        <w:rPr>
          <w:rFonts w:ascii="Times New Roman" w:eastAsiaTheme="minorEastAsia" w:hAnsi="Times New Roman" w:cs="Times New Roman"/>
          <w:sz w:val="36"/>
          <w:szCs w:val="20"/>
        </w:rPr>
        <w:t xml:space="preserve">    </w:t>
      </w:r>
      <w:r w:rsidRPr="001D561C">
        <w:rPr>
          <w:rFonts w:ascii="Times New Roman" w:eastAsiaTheme="minorEastAsia" w:hAnsi="Times New Roman" w:cs="Times New Roman"/>
          <w:sz w:val="36"/>
          <w:szCs w:val="20"/>
        </w:rPr>
        <w:t>书</w:t>
      </w:r>
      <w:r w:rsidRPr="001D561C">
        <w:rPr>
          <w:rFonts w:ascii="Times New Roman" w:eastAsiaTheme="minorEastAsia" w:hAnsi="Times New Roman" w:cs="Times New Roman"/>
          <w:sz w:val="36"/>
          <w:szCs w:val="20"/>
        </w:rPr>
        <w:t xml:space="preserve">    </w:t>
      </w:r>
      <w:r w:rsidRPr="001D561C">
        <w:rPr>
          <w:rFonts w:ascii="Times New Roman" w:eastAsiaTheme="minorEastAsia" w:hAnsi="Times New Roman" w:cs="Times New Roman"/>
          <w:sz w:val="36"/>
          <w:szCs w:val="20"/>
        </w:rPr>
        <w:t>附</w:t>
      </w:r>
      <w:r w:rsidRPr="001D561C">
        <w:rPr>
          <w:rFonts w:ascii="Times New Roman" w:eastAsiaTheme="minorEastAsia" w:hAnsi="Times New Roman" w:cs="Times New Roman"/>
          <w:sz w:val="36"/>
          <w:szCs w:val="20"/>
        </w:rPr>
        <w:t xml:space="preserve">    </w:t>
      </w:r>
      <w:r w:rsidRPr="001D561C">
        <w:rPr>
          <w:rFonts w:ascii="Times New Roman" w:eastAsiaTheme="minorEastAsia" w:hAnsi="Times New Roman" w:cs="Times New Roman"/>
          <w:sz w:val="36"/>
          <w:szCs w:val="20"/>
        </w:rPr>
        <w:t>图</w:t>
      </w:r>
    </w:p>
    <w:p w14:paraId="75A35593" w14:textId="77777777" w:rsidR="007D56C1" w:rsidRPr="001D561C" w:rsidRDefault="007E6212" w:rsidP="007D56C1">
      <w:pPr>
        <w:widowControl w:val="0"/>
        <w:snapToGrid/>
        <w:spacing w:after="0" w:line="360" w:lineRule="auto"/>
        <w:jc w:val="center"/>
        <w:textAlignment w:val="baseline"/>
        <w:rPr>
          <w:rFonts w:ascii="Times New Roman" w:eastAsiaTheme="minorEastAsia" w:hAnsi="Times New Roman" w:cs="Times New Roman"/>
          <w:sz w:val="28"/>
          <w:szCs w:val="28"/>
        </w:rPr>
      </w:pPr>
      <w:r w:rsidRPr="001D561C">
        <w:object w:dxaOrig="11468" w:dyaOrig="5970" w14:anchorId="4F060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5.65pt;height:252.75pt" o:ole="">
            <v:imagedata r:id="rId17" o:title="" grayscale="t"/>
          </v:shape>
          <o:OLEObject Type="Embed" ProgID="Visio.Drawing.15" ShapeID="_x0000_i1025" DrawAspect="Content" ObjectID="_1717828953" r:id="rId18"/>
        </w:object>
      </w:r>
    </w:p>
    <w:p w14:paraId="450F3F98" w14:textId="275EA913" w:rsidR="007D56C1" w:rsidRPr="001D561C" w:rsidRDefault="007D56C1" w:rsidP="007D56C1">
      <w:pPr>
        <w:widowControl w:val="0"/>
        <w:snapToGrid/>
        <w:spacing w:after="0" w:line="360" w:lineRule="auto"/>
        <w:jc w:val="center"/>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图</w:t>
      </w:r>
      <w:r w:rsidRPr="001D561C">
        <w:rPr>
          <w:rFonts w:ascii="Times New Roman" w:eastAsiaTheme="minorEastAsia" w:hAnsi="Times New Roman" w:cs="Times New Roman"/>
          <w:sz w:val="28"/>
          <w:szCs w:val="28"/>
        </w:rPr>
        <w:t>1</w:t>
      </w:r>
    </w:p>
    <w:p w14:paraId="0850AF33" w14:textId="77777777" w:rsidR="007E6212" w:rsidRPr="001D561C" w:rsidRDefault="007E6212" w:rsidP="007D56C1">
      <w:pPr>
        <w:widowControl w:val="0"/>
        <w:snapToGrid/>
        <w:spacing w:after="0" w:line="360" w:lineRule="auto"/>
        <w:jc w:val="center"/>
        <w:textAlignment w:val="baseline"/>
        <w:rPr>
          <w:rFonts w:ascii="Times New Roman" w:eastAsiaTheme="minorEastAsia" w:hAnsi="Times New Roman" w:cs="Times New Roman"/>
          <w:sz w:val="28"/>
          <w:szCs w:val="28"/>
        </w:rPr>
      </w:pPr>
      <w:r w:rsidRPr="001D561C">
        <w:object w:dxaOrig="10898" w:dyaOrig="6046" w14:anchorId="36177DF3">
          <v:shape id="_x0000_i1026" type="#_x0000_t75" style="width:460.5pt;height:256.15pt" o:ole="">
            <v:imagedata r:id="rId19" o:title="" grayscale="t"/>
          </v:shape>
          <o:OLEObject Type="Embed" ProgID="Visio.Drawing.15" ShapeID="_x0000_i1026" DrawAspect="Content" ObjectID="_1717828954" r:id="rId20"/>
        </w:object>
      </w:r>
    </w:p>
    <w:p w14:paraId="0B90686B" w14:textId="419E39C9" w:rsidR="007E6212" w:rsidRPr="001D561C" w:rsidRDefault="007E6212" w:rsidP="007E6212">
      <w:pPr>
        <w:widowControl w:val="0"/>
        <w:snapToGrid/>
        <w:spacing w:after="0" w:line="360" w:lineRule="auto"/>
        <w:jc w:val="center"/>
        <w:textAlignment w:val="baseline"/>
        <w:rPr>
          <w:rFonts w:ascii="Times New Roman" w:eastAsiaTheme="minorEastAsia" w:hAnsi="Times New Roman" w:cs="Times New Roman"/>
          <w:sz w:val="28"/>
          <w:szCs w:val="28"/>
        </w:rPr>
      </w:pPr>
      <w:r w:rsidRPr="001D561C">
        <w:rPr>
          <w:rFonts w:ascii="Times New Roman" w:eastAsiaTheme="minorEastAsia" w:hAnsi="Times New Roman" w:cs="Times New Roman"/>
          <w:sz w:val="28"/>
          <w:szCs w:val="28"/>
        </w:rPr>
        <w:t>图</w:t>
      </w:r>
      <w:r w:rsidRPr="001D561C">
        <w:rPr>
          <w:rFonts w:ascii="Times New Roman" w:eastAsiaTheme="minorEastAsia" w:hAnsi="Times New Roman" w:cs="Times New Roman" w:hint="eastAsia"/>
          <w:sz w:val="28"/>
          <w:szCs w:val="28"/>
        </w:rPr>
        <w:t>2</w:t>
      </w:r>
    </w:p>
    <w:p w14:paraId="3EBDB2E5" w14:textId="6E1B9ECC" w:rsidR="007E6212" w:rsidRPr="001D561C" w:rsidRDefault="006B3BA3" w:rsidP="007E6212">
      <w:pPr>
        <w:widowControl w:val="0"/>
        <w:snapToGrid/>
        <w:spacing w:after="0" w:line="360" w:lineRule="auto"/>
        <w:jc w:val="center"/>
        <w:textAlignment w:val="baseline"/>
        <w:rPr>
          <w:rFonts w:ascii="Times New Roman" w:eastAsiaTheme="minorEastAsia" w:hAnsi="Times New Roman" w:cs="Times New Roman"/>
          <w:sz w:val="28"/>
          <w:szCs w:val="28"/>
        </w:rPr>
      </w:pPr>
      <w:r w:rsidRPr="001D561C">
        <w:object w:dxaOrig="9983" w:dyaOrig="4118" w14:anchorId="3E47B0A3">
          <v:shape id="_x0000_i1027" type="#_x0000_t75" style="width:503.25pt;height:208.15pt;mso-position-horizontal:absolute" o:ole="">
            <v:imagedata r:id="rId21" o:title="" grayscale="t"/>
          </v:shape>
          <o:OLEObject Type="Embed" ProgID="Visio.Drawing.15" ShapeID="_x0000_i1027" DrawAspect="Content" ObjectID="_1717828955" r:id="rId22"/>
        </w:object>
      </w:r>
      <w:r w:rsidR="007E6212" w:rsidRPr="001D561C">
        <w:rPr>
          <w:rFonts w:ascii="Times New Roman" w:eastAsiaTheme="minorEastAsia" w:hAnsi="Times New Roman" w:cs="Times New Roman"/>
          <w:sz w:val="28"/>
          <w:szCs w:val="28"/>
        </w:rPr>
        <w:t>图</w:t>
      </w:r>
      <w:r w:rsidR="007E6212" w:rsidRPr="001D561C">
        <w:rPr>
          <w:rFonts w:ascii="Times New Roman" w:eastAsiaTheme="minorEastAsia" w:hAnsi="Times New Roman" w:cs="Times New Roman" w:hint="eastAsia"/>
          <w:sz w:val="28"/>
          <w:szCs w:val="28"/>
        </w:rPr>
        <w:t>3</w:t>
      </w:r>
    </w:p>
    <w:sectPr w:rsidR="007E6212" w:rsidRPr="001D561C" w:rsidSect="008A0467">
      <w:pgSz w:w="11907" w:h="16840"/>
      <w:pgMar w:top="1418" w:right="851" w:bottom="851" w:left="1418" w:header="0" w:footer="851" w:gutter="0"/>
      <w:cols w:space="720"/>
      <w:docGrid w:linePitch="3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28F09" w14:textId="77777777" w:rsidR="00102F83" w:rsidRDefault="00102F83" w:rsidP="007D56C1">
      <w:pPr>
        <w:spacing w:after="0"/>
      </w:pPr>
      <w:r>
        <w:separator/>
      </w:r>
    </w:p>
  </w:endnote>
  <w:endnote w:type="continuationSeparator" w:id="0">
    <w:p w14:paraId="588CD208" w14:textId="77777777" w:rsidR="00102F83" w:rsidRDefault="00102F83" w:rsidP="007D56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ongolian Baiti">
    <w:panose1 w:val="03000500000000000000"/>
    <w:charset w:val="00"/>
    <w:family w:val="script"/>
    <w:pitch w:val="variable"/>
    <w:sig w:usb0="80000023" w:usb1="00000000" w:usb2="00020000" w:usb3="00000000" w:csb0="00000001" w:csb1="00000000"/>
  </w:font>
  <w:font w:name="mongolian">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10469" w14:textId="77777777" w:rsidR="003011D9" w:rsidRDefault="003011D9">
    <w:pPr>
      <w:pStyle w:val="a5"/>
      <w:framePr w:h="0" w:wrap="around" w:vAnchor="text" w:hAnchor="margin" w:xAlign="center" w:y="1"/>
      <w:rPr>
        <w:rStyle w:val="a7"/>
      </w:rPr>
    </w:pPr>
    <w:r>
      <w:fldChar w:fldCharType="begin"/>
    </w:r>
    <w:r>
      <w:rPr>
        <w:rStyle w:val="a7"/>
      </w:rPr>
      <w:instrText xml:space="preserve">PAGE  </w:instrText>
    </w:r>
    <w:r>
      <w:fldChar w:fldCharType="end"/>
    </w:r>
  </w:p>
  <w:p w14:paraId="17D3051E" w14:textId="77777777" w:rsidR="003011D9" w:rsidRDefault="003011D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2F7D1" w14:textId="77777777" w:rsidR="003011D9" w:rsidRDefault="003011D9" w:rsidP="008A0467">
    <w:pPr>
      <w:pStyle w:val="a5"/>
      <w:jc w:val="center"/>
    </w:pPr>
    <w:r>
      <w:rPr>
        <w:szCs w:val="21"/>
      </w:rPr>
      <w:t xml:space="preserve">- </w:t>
    </w:r>
    <w:r>
      <w:rPr>
        <w:rStyle w:val="a7"/>
      </w:rPr>
      <w:fldChar w:fldCharType="begin"/>
    </w:r>
    <w:r>
      <w:rPr>
        <w:rStyle w:val="a7"/>
      </w:rPr>
      <w:instrText xml:space="preserve"> PAGE </w:instrText>
    </w:r>
    <w:r>
      <w:rPr>
        <w:rStyle w:val="a7"/>
      </w:rPr>
      <w:fldChar w:fldCharType="separate"/>
    </w:r>
    <w:r w:rsidR="00B94E6F">
      <w:rPr>
        <w:rStyle w:val="a7"/>
        <w:noProof/>
      </w:rPr>
      <w:t>3</w:t>
    </w:r>
    <w:r>
      <w:rPr>
        <w:rStyle w:val="a7"/>
      </w:rPr>
      <w:fldChar w:fldCharType="end"/>
    </w:r>
    <w:r>
      <w:rPr>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E5803" w14:textId="77777777" w:rsidR="00F07B7D" w:rsidRDefault="00F07B7D" w:rsidP="008A0467">
    <w:pPr>
      <w:pStyle w:val="a5"/>
      <w:jc w:val="center"/>
    </w:pPr>
    <w:r>
      <w:rPr>
        <w:szCs w:val="21"/>
      </w:rPr>
      <w:t xml:space="preserve">- </w:t>
    </w:r>
    <w:r>
      <w:rPr>
        <w:rStyle w:val="a7"/>
      </w:rPr>
      <w:fldChar w:fldCharType="begin"/>
    </w:r>
    <w:r>
      <w:rPr>
        <w:rStyle w:val="a7"/>
      </w:rPr>
      <w:instrText xml:space="preserve"> PAGE </w:instrText>
    </w:r>
    <w:r>
      <w:rPr>
        <w:rStyle w:val="a7"/>
      </w:rPr>
      <w:fldChar w:fldCharType="separate"/>
    </w:r>
    <w:r w:rsidR="00B94E6F">
      <w:rPr>
        <w:rStyle w:val="a7"/>
        <w:noProof/>
      </w:rPr>
      <w:t>4</w:t>
    </w:r>
    <w:r>
      <w:rPr>
        <w:rStyle w:val="a7"/>
      </w:rPr>
      <w:fldChar w:fldCharType="end"/>
    </w:r>
    <w:r>
      <w:rPr>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8C60D" w14:textId="77777777" w:rsidR="00102F83" w:rsidRDefault="00102F83" w:rsidP="007D56C1">
      <w:pPr>
        <w:spacing w:after="0"/>
      </w:pPr>
      <w:r>
        <w:separator/>
      </w:r>
    </w:p>
  </w:footnote>
  <w:footnote w:type="continuationSeparator" w:id="0">
    <w:p w14:paraId="64E87220" w14:textId="77777777" w:rsidR="00102F83" w:rsidRDefault="00102F83" w:rsidP="007D56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08752" w14:textId="77777777" w:rsidR="003011D9" w:rsidRDefault="003011D9" w:rsidP="008A0467">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98CD7" w14:textId="77777777" w:rsidR="003011D9" w:rsidRDefault="003011D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D2A73" w14:textId="77777777" w:rsidR="003011D9" w:rsidRDefault="003011D9" w:rsidP="008A0467">
    <w:pPr>
      <w:pStyle w:val="a3"/>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6530D" w14:textId="77777777" w:rsidR="003011D9" w:rsidRDefault="003011D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089CF" w14:textId="77777777" w:rsidR="00F07B7D" w:rsidRDefault="00F07B7D">
    <w:pPr>
      <w:pStyle w:val="a3"/>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F5316" w14:textId="77777777" w:rsidR="00F07B7D" w:rsidRDefault="00F07B7D" w:rsidP="008A0467">
    <w:pPr>
      <w:pStyle w:val="a3"/>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5A576" w14:textId="77777777" w:rsidR="00F07B7D" w:rsidRDefault="00F07B7D">
    <w:pPr>
      <w:pStyle w:val="a3"/>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司 赟">
    <w15:presenceInfo w15:providerId="Windows Live" w15:userId="6f8acbf4b3c99b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31D50"/>
    <w:rsid w:val="00011676"/>
    <w:rsid w:val="00021864"/>
    <w:rsid w:val="00022990"/>
    <w:rsid w:val="00024E84"/>
    <w:rsid w:val="000251B5"/>
    <w:rsid w:val="0004709C"/>
    <w:rsid w:val="000518CF"/>
    <w:rsid w:val="00052074"/>
    <w:rsid w:val="00052201"/>
    <w:rsid w:val="000568FE"/>
    <w:rsid w:val="00060988"/>
    <w:rsid w:val="00063929"/>
    <w:rsid w:val="000726AD"/>
    <w:rsid w:val="00073901"/>
    <w:rsid w:val="0007636A"/>
    <w:rsid w:val="00084B4A"/>
    <w:rsid w:val="00092F0A"/>
    <w:rsid w:val="000B57A7"/>
    <w:rsid w:val="000C07F6"/>
    <w:rsid w:val="000C2865"/>
    <w:rsid w:val="000F0B56"/>
    <w:rsid w:val="00102F83"/>
    <w:rsid w:val="00103D3F"/>
    <w:rsid w:val="0011482A"/>
    <w:rsid w:val="00133C33"/>
    <w:rsid w:val="0014063B"/>
    <w:rsid w:val="00154910"/>
    <w:rsid w:val="0015521A"/>
    <w:rsid w:val="001629BA"/>
    <w:rsid w:val="00166BEE"/>
    <w:rsid w:val="00185495"/>
    <w:rsid w:val="001B3917"/>
    <w:rsid w:val="001D1787"/>
    <w:rsid w:val="001D561C"/>
    <w:rsid w:val="001E043F"/>
    <w:rsid w:val="001F53E8"/>
    <w:rsid w:val="001F634B"/>
    <w:rsid w:val="00217CEC"/>
    <w:rsid w:val="00243089"/>
    <w:rsid w:val="00244E76"/>
    <w:rsid w:val="0026077D"/>
    <w:rsid w:val="002675D2"/>
    <w:rsid w:val="002A30E4"/>
    <w:rsid w:val="002A55CD"/>
    <w:rsid w:val="002A7696"/>
    <w:rsid w:val="002B246B"/>
    <w:rsid w:val="002B38B9"/>
    <w:rsid w:val="002F4629"/>
    <w:rsid w:val="003010A0"/>
    <w:rsid w:val="003011D9"/>
    <w:rsid w:val="00310124"/>
    <w:rsid w:val="003173F4"/>
    <w:rsid w:val="00323B43"/>
    <w:rsid w:val="00353441"/>
    <w:rsid w:val="00360CC7"/>
    <w:rsid w:val="00394F54"/>
    <w:rsid w:val="003A6C40"/>
    <w:rsid w:val="003B28F0"/>
    <w:rsid w:val="003B324A"/>
    <w:rsid w:val="003C6224"/>
    <w:rsid w:val="003D37D8"/>
    <w:rsid w:val="003D478F"/>
    <w:rsid w:val="003E14D5"/>
    <w:rsid w:val="003F00A8"/>
    <w:rsid w:val="003F0CE4"/>
    <w:rsid w:val="00407F9C"/>
    <w:rsid w:val="004113B0"/>
    <w:rsid w:val="00414D8C"/>
    <w:rsid w:val="00426133"/>
    <w:rsid w:val="00426154"/>
    <w:rsid w:val="00426C04"/>
    <w:rsid w:val="004358AB"/>
    <w:rsid w:val="004366C2"/>
    <w:rsid w:val="00441A30"/>
    <w:rsid w:val="00453BB8"/>
    <w:rsid w:val="0047087F"/>
    <w:rsid w:val="00471363"/>
    <w:rsid w:val="00493852"/>
    <w:rsid w:val="004977BA"/>
    <w:rsid w:val="004A15EB"/>
    <w:rsid w:val="004A7BE1"/>
    <w:rsid w:val="004B39DF"/>
    <w:rsid w:val="004C2C4E"/>
    <w:rsid w:val="004C690F"/>
    <w:rsid w:val="004C7A84"/>
    <w:rsid w:val="004E6ABB"/>
    <w:rsid w:val="004F2848"/>
    <w:rsid w:val="00502BD2"/>
    <w:rsid w:val="005069FB"/>
    <w:rsid w:val="0051518D"/>
    <w:rsid w:val="00515A80"/>
    <w:rsid w:val="00516B13"/>
    <w:rsid w:val="00521E2E"/>
    <w:rsid w:val="00521F6A"/>
    <w:rsid w:val="0053096B"/>
    <w:rsid w:val="00532E22"/>
    <w:rsid w:val="00595E08"/>
    <w:rsid w:val="005C532E"/>
    <w:rsid w:val="005C6641"/>
    <w:rsid w:val="005C73EB"/>
    <w:rsid w:val="005E231D"/>
    <w:rsid w:val="005E7A49"/>
    <w:rsid w:val="00606C4D"/>
    <w:rsid w:val="00622D62"/>
    <w:rsid w:val="00625FF7"/>
    <w:rsid w:val="00634AA1"/>
    <w:rsid w:val="00655810"/>
    <w:rsid w:val="00662AE0"/>
    <w:rsid w:val="00670F54"/>
    <w:rsid w:val="0068511B"/>
    <w:rsid w:val="00691C7A"/>
    <w:rsid w:val="006B16A5"/>
    <w:rsid w:val="006B3BA3"/>
    <w:rsid w:val="006B5511"/>
    <w:rsid w:val="006B69E8"/>
    <w:rsid w:val="006F155D"/>
    <w:rsid w:val="006F4A3E"/>
    <w:rsid w:val="00706915"/>
    <w:rsid w:val="0072403B"/>
    <w:rsid w:val="00734CA5"/>
    <w:rsid w:val="00750542"/>
    <w:rsid w:val="00752C3F"/>
    <w:rsid w:val="007639D0"/>
    <w:rsid w:val="007751C1"/>
    <w:rsid w:val="00775BCF"/>
    <w:rsid w:val="00776385"/>
    <w:rsid w:val="00781294"/>
    <w:rsid w:val="00793151"/>
    <w:rsid w:val="007A2C15"/>
    <w:rsid w:val="007A39CB"/>
    <w:rsid w:val="007C25D6"/>
    <w:rsid w:val="007D56C1"/>
    <w:rsid w:val="007E42B8"/>
    <w:rsid w:val="007E6212"/>
    <w:rsid w:val="008068B0"/>
    <w:rsid w:val="008135EB"/>
    <w:rsid w:val="00827445"/>
    <w:rsid w:val="00830375"/>
    <w:rsid w:val="00833773"/>
    <w:rsid w:val="00853BEF"/>
    <w:rsid w:val="00853DD3"/>
    <w:rsid w:val="00861273"/>
    <w:rsid w:val="00866666"/>
    <w:rsid w:val="00873374"/>
    <w:rsid w:val="008754D4"/>
    <w:rsid w:val="008770FC"/>
    <w:rsid w:val="008A0467"/>
    <w:rsid w:val="008A2EC1"/>
    <w:rsid w:val="008A361E"/>
    <w:rsid w:val="008A49EE"/>
    <w:rsid w:val="008B7726"/>
    <w:rsid w:val="008C7AF9"/>
    <w:rsid w:val="008D23B5"/>
    <w:rsid w:val="008D4B06"/>
    <w:rsid w:val="008F7552"/>
    <w:rsid w:val="00924342"/>
    <w:rsid w:val="00934B4E"/>
    <w:rsid w:val="00935E83"/>
    <w:rsid w:val="0093799B"/>
    <w:rsid w:val="00973846"/>
    <w:rsid w:val="00981851"/>
    <w:rsid w:val="009932D5"/>
    <w:rsid w:val="009960F4"/>
    <w:rsid w:val="009A5193"/>
    <w:rsid w:val="009B6F0F"/>
    <w:rsid w:val="009C1191"/>
    <w:rsid w:val="009C535C"/>
    <w:rsid w:val="009E2296"/>
    <w:rsid w:val="009F2B1A"/>
    <w:rsid w:val="00A06BD2"/>
    <w:rsid w:val="00A13DDB"/>
    <w:rsid w:val="00A1743C"/>
    <w:rsid w:val="00A243A3"/>
    <w:rsid w:val="00A255A0"/>
    <w:rsid w:val="00A337DD"/>
    <w:rsid w:val="00A37F63"/>
    <w:rsid w:val="00A46BD4"/>
    <w:rsid w:val="00A50D53"/>
    <w:rsid w:val="00A5729A"/>
    <w:rsid w:val="00A60AFA"/>
    <w:rsid w:val="00A854B5"/>
    <w:rsid w:val="00A876FD"/>
    <w:rsid w:val="00AA3987"/>
    <w:rsid w:val="00AA6FCC"/>
    <w:rsid w:val="00AB228D"/>
    <w:rsid w:val="00AB3617"/>
    <w:rsid w:val="00AC274F"/>
    <w:rsid w:val="00AC689B"/>
    <w:rsid w:val="00AF18CA"/>
    <w:rsid w:val="00B01DCF"/>
    <w:rsid w:val="00B03EFD"/>
    <w:rsid w:val="00B162BF"/>
    <w:rsid w:val="00B24482"/>
    <w:rsid w:val="00B24884"/>
    <w:rsid w:val="00B367F3"/>
    <w:rsid w:val="00B455AD"/>
    <w:rsid w:val="00B60CD7"/>
    <w:rsid w:val="00B62A0D"/>
    <w:rsid w:val="00B818B3"/>
    <w:rsid w:val="00B9459B"/>
    <w:rsid w:val="00B94E6F"/>
    <w:rsid w:val="00B963D0"/>
    <w:rsid w:val="00BA255E"/>
    <w:rsid w:val="00BA579E"/>
    <w:rsid w:val="00BA7E44"/>
    <w:rsid w:val="00BB0321"/>
    <w:rsid w:val="00BC00B0"/>
    <w:rsid w:val="00BC10AC"/>
    <w:rsid w:val="00C06396"/>
    <w:rsid w:val="00C121F6"/>
    <w:rsid w:val="00C2260E"/>
    <w:rsid w:val="00C23D8F"/>
    <w:rsid w:val="00C31A68"/>
    <w:rsid w:val="00C36ACC"/>
    <w:rsid w:val="00C36D5B"/>
    <w:rsid w:val="00C45799"/>
    <w:rsid w:val="00C51E2E"/>
    <w:rsid w:val="00C64DA1"/>
    <w:rsid w:val="00C72444"/>
    <w:rsid w:val="00C766BD"/>
    <w:rsid w:val="00C861D3"/>
    <w:rsid w:val="00C94FFF"/>
    <w:rsid w:val="00CA688B"/>
    <w:rsid w:val="00CC7E89"/>
    <w:rsid w:val="00CD0E62"/>
    <w:rsid w:val="00CD5E06"/>
    <w:rsid w:val="00CE6848"/>
    <w:rsid w:val="00CF66F6"/>
    <w:rsid w:val="00D061CD"/>
    <w:rsid w:val="00D15211"/>
    <w:rsid w:val="00D2135B"/>
    <w:rsid w:val="00D2410E"/>
    <w:rsid w:val="00D31D50"/>
    <w:rsid w:val="00D468F1"/>
    <w:rsid w:val="00D46DA6"/>
    <w:rsid w:val="00D546D0"/>
    <w:rsid w:val="00D63F37"/>
    <w:rsid w:val="00D7679C"/>
    <w:rsid w:val="00D93524"/>
    <w:rsid w:val="00DA124B"/>
    <w:rsid w:val="00DA58E8"/>
    <w:rsid w:val="00DA685A"/>
    <w:rsid w:val="00DC5A05"/>
    <w:rsid w:val="00DE3122"/>
    <w:rsid w:val="00DE421E"/>
    <w:rsid w:val="00DE7A9F"/>
    <w:rsid w:val="00E014A1"/>
    <w:rsid w:val="00E4140A"/>
    <w:rsid w:val="00E4194D"/>
    <w:rsid w:val="00E4512F"/>
    <w:rsid w:val="00E94F1C"/>
    <w:rsid w:val="00E95F28"/>
    <w:rsid w:val="00E9636A"/>
    <w:rsid w:val="00ED1E63"/>
    <w:rsid w:val="00EE2A7F"/>
    <w:rsid w:val="00EF2AD5"/>
    <w:rsid w:val="00EF3A22"/>
    <w:rsid w:val="00EF7472"/>
    <w:rsid w:val="00F03244"/>
    <w:rsid w:val="00F032E3"/>
    <w:rsid w:val="00F05FF9"/>
    <w:rsid w:val="00F07B7D"/>
    <w:rsid w:val="00F10A57"/>
    <w:rsid w:val="00F1137B"/>
    <w:rsid w:val="00F17A1D"/>
    <w:rsid w:val="00F25C14"/>
    <w:rsid w:val="00F268F3"/>
    <w:rsid w:val="00F32E55"/>
    <w:rsid w:val="00F400E0"/>
    <w:rsid w:val="00F509F9"/>
    <w:rsid w:val="00F65FD0"/>
    <w:rsid w:val="00F71D7E"/>
    <w:rsid w:val="00F83A62"/>
    <w:rsid w:val="00FA0E56"/>
    <w:rsid w:val="00FA360E"/>
    <w:rsid w:val="00FA62D7"/>
    <w:rsid w:val="00FE6FEE"/>
    <w:rsid w:val="00FF6F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5C30D"/>
  <w15:docId w15:val="{EFC520B5-FCD0-47AA-9F8E-33B55E29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18B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D56C1"/>
    <w:pPr>
      <w:pBdr>
        <w:bottom w:val="single" w:sz="6" w:space="1" w:color="auto"/>
      </w:pBdr>
      <w:tabs>
        <w:tab w:val="center" w:pos="4153"/>
        <w:tab w:val="right" w:pos="8306"/>
      </w:tabs>
      <w:jc w:val="center"/>
    </w:pPr>
    <w:rPr>
      <w:sz w:val="18"/>
      <w:szCs w:val="18"/>
    </w:rPr>
  </w:style>
  <w:style w:type="character" w:customStyle="1" w:styleId="a4">
    <w:name w:val="页眉 字符"/>
    <w:basedOn w:val="a0"/>
    <w:link w:val="a3"/>
    <w:uiPriority w:val="99"/>
    <w:rsid w:val="007D56C1"/>
    <w:rPr>
      <w:rFonts w:ascii="Tahoma" w:hAnsi="Tahoma"/>
      <w:sz w:val="18"/>
      <w:szCs w:val="18"/>
    </w:rPr>
  </w:style>
  <w:style w:type="paragraph" w:styleId="a5">
    <w:name w:val="footer"/>
    <w:basedOn w:val="a"/>
    <w:link w:val="a6"/>
    <w:uiPriority w:val="99"/>
    <w:unhideWhenUsed/>
    <w:rsid w:val="007D56C1"/>
    <w:pPr>
      <w:tabs>
        <w:tab w:val="center" w:pos="4153"/>
        <w:tab w:val="right" w:pos="8306"/>
      </w:tabs>
    </w:pPr>
    <w:rPr>
      <w:sz w:val="18"/>
      <w:szCs w:val="18"/>
    </w:rPr>
  </w:style>
  <w:style w:type="character" w:customStyle="1" w:styleId="a6">
    <w:name w:val="页脚 字符"/>
    <w:basedOn w:val="a0"/>
    <w:link w:val="a5"/>
    <w:uiPriority w:val="99"/>
    <w:rsid w:val="007D56C1"/>
    <w:rPr>
      <w:rFonts w:ascii="Tahoma" w:hAnsi="Tahoma"/>
      <w:sz w:val="18"/>
      <w:szCs w:val="18"/>
    </w:rPr>
  </w:style>
  <w:style w:type="character" w:styleId="a7">
    <w:name w:val="page number"/>
    <w:basedOn w:val="a0"/>
    <w:rsid w:val="007D56C1"/>
  </w:style>
  <w:style w:type="paragraph" w:styleId="a8">
    <w:name w:val="Balloon Text"/>
    <w:basedOn w:val="a"/>
    <w:link w:val="a9"/>
    <w:uiPriority w:val="99"/>
    <w:semiHidden/>
    <w:unhideWhenUsed/>
    <w:rsid w:val="006B5511"/>
    <w:pPr>
      <w:spacing w:after="0"/>
    </w:pPr>
    <w:rPr>
      <w:sz w:val="18"/>
      <w:szCs w:val="18"/>
    </w:rPr>
  </w:style>
  <w:style w:type="character" w:customStyle="1" w:styleId="a9">
    <w:name w:val="批注框文本 字符"/>
    <w:basedOn w:val="a0"/>
    <w:link w:val="a8"/>
    <w:uiPriority w:val="99"/>
    <w:semiHidden/>
    <w:rsid w:val="006B5511"/>
    <w:rPr>
      <w:rFonts w:ascii="Tahoma" w:hAnsi="Tahoma"/>
      <w:sz w:val="18"/>
      <w:szCs w:val="18"/>
    </w:rPr>
  </w:style>
  <w:style w:type="paragraph" w:styleId="aa">
    <w:name w:val="Revision"/>
    <w:hidden/>
    <w:uiPriority w:val="99"/>
    <w:semiHidden/>
    <w:rsid w:val="006B3BA3"/>
    <w:pPr>
      <w:spacing w:after="0" w:line="240" w:lineRule="auto"/>
    </w:pPr>
    <w:rPr>
      <w:rFonts w:ascii="Tahoma" w:hAnsi="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23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package" Target="embeddings/Microsoft_Visio_Drawing.vsdx"/><Relationship Id="rId3" Type="http://schemas.openxmlformats.org/officeDocument/2006/relationships/settings" Target="settings.xml"/><Relationship Id="rId21" Type="http://schemas.openxmlformats.org/officeDocument/2006/relationships/image" Target="media/image3.emf"/><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1.e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package" Target="embeddings/Microsoft_Visio_Drawing1.vsdx"/><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package" Target="embeddings/Microsoft_Visio_Drawing2.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96E80-37EB-4E96-8B3F-EF9F3F455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770</TotalTime>
  <Pages>14</Pages>
  <Words>1111</Words>
  <Characters>6339</Characters>
  <Application>Microsoft Office Word</Application>
  <DocSecurity>0</DocSecurity>
  <Lines>52</Lines>
  <Paragraphs>14</Paragraphs>
  <ScaleCrop>false</ScaleCrop>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司 赟</cp:lastModifiedBy>
  <cp:revision>446</cp:revision>
  <dcterms:created xsi:type="dcterms:W3CDTF">2008-09-11T17:20:00Z</dcterms:created>
  <dcterms:modified xsi:type="dcterms:W3CDTF">2022-06-27T01:56:00Z</dcterms:modified>
</cp:coreProperties>
</file>